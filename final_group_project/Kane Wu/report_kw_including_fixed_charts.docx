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A2772" w14:textId="77777777" w:rsidR="004D4780" w:rsidRDefault="004D4780" w:rsidP="006D5739">
      <w:pPr>
        <w:pStyle w:val="Heading1"/>
      </w:pPr>
      <w:r>
        <w:t>Objective</w:t>
      </w:r>
    </w:p>
    <w:p w14:paraId="26581828" w14:textId="77777777" w:rsidR="004D4780" w:rsidRDefault="006D5739">
      <w:ins w:id="0" w:author="Jim" w:date="2016-07-03T10:27:00Z">
        <w:r>
          <w:t xml:space="preserve">The objective of this assignment was to </w:t>
        </w:r>
      </w:ins>
      <w:del w:id="1" w:author="Jim" w:date="2016-07-03T10:28:00Z">
        <w:r w:rsidR="00014E28" w:rsidDel="006D5739">
          <w:delText xml:space="preserve">Using </w:delText>
        </w:r>
      </w:del>
      <w:ins w:id="2" w:author="Jim" w:date="2016-07-03T10:28:00Z">
        <w:r>
          <w:t xml:space="preserve"> </w:t>
        </w:r>
      </w:ins>
      <w:ins w:id="3" w:author="Jim" w:date="2016-07-03T10:29:00Z">
        <w:r>
          <w:t xml:space="preserve">use </w:t>
        </w:r>
      </w:ins>
      <w:r w:rsidR="00014E28">
        <w:t xml:space="preserve">data </w:t>
      </w:r>
      <w:ins w:id="4" w:author="Jim" w:date="2016-07-03T10:28:00Z">
        <w:r>
          <w:t xml:space="preserve">provided by Yelp in order to </w:t>
        </w:r>
      </w:ins>
      <w:del w:id="5" w:author="Jim" w:date="2016-07-03T10:28:00Z">
        <w:r w:rsidR="00014E28" w:rsidDel="006D5739">
          <w:delText xml:space="preserve">about wards and reviews </w:delText>
        </w:r>
      </w:del>
      <w:r w:rsidR="004D4780">
        <w:t>estimate the demand for restaurants in an area (zip code)</w:t>
      </w:r>
      <w:ins w:id="6" w:author="Jim" w:date="2016-07-03T10:28:00Z">
        <w:r>
          <w:t xml:space="preserve"> of a chosen city, and</w:t>
        </w:r>
      </w:ins>
      <w:r w:rsidR="004D4780">
        <w:t xml:space="preserve"> to find out which </w:t>
      </w:r>
      <w:del w:id="7" w:author="Jim" w:date="2016-07-03T10:28:00Z">
        <w:r w:rsidR="004D4780" w:rsidDel="006D5739">
          <w:delText xml:space="preserve">area has a need for restaurants and the </w:delText>
        </w:r>
      </w:del>
      <w:r w:rsidR="004D4780">
        <w:t xml:space="preserve">type of </w:t>
      </w:r>
      <w:r w:rsidR="00636C2E">
        <w:t>cuisine</w:t>
      </w:r>
      <w:r w:rsidR="004D4780">
        <w:t xml:space="preserve"> people are looking for.</w:t>
      </w:r>
      <w:ins w:id="8" w:author="Jim" w:date="2016-07-03T10:28:00Z">
        <w:r>
          <w:t xml:space="preserve"> </w:t>
        </w:r>
      </w:ins>
    </w:p>
    <w:p w14:paraId="1CA384E9" w14:textId="77777777" w:rsidR="004D4780" w:rsidRDefault="006D5739">
      <w:ins w:id="9" w:author="Jim" w:date="2016-07-03T10:28:00Z">
        <w:r>
          <w:t>In order to undertake th</w:t>
        </w:r>
      </w:ins>
      <w:ins w:id="10" w:author="Jim" w:date="2016-07-03T10:29:00Z">
        <w:r>
          <w:t>is</w:t>
        </w:r>
      </w:ins>
      <w:ins w:id="11" w:author="Jim" w:date="2016-07-03T10:28:00Z">
        <w:r>
          <w:t xml:space="preserve"> </w:t>
        </w:r>
      </w:ins>
      <w:ins w:id="12" w:author="Jim" w:date="2016-07-03T10:29:00Z">
        <w:r>
          <w:t>analysis,</w:t>
        </w:r>
      </w:ins>
      <w:ins w:id="13" w:author="Jim" w:date="2016-07-03T10:28:00Z">
        <w:r>
          <w:t xml:space="preserve"> we </w:t>
        </w:r>
      </w:ins>
      <w:ins w:id="14" w:author="Jim" w:date="2016-07-03T10:29:00Z">
        <w:r>
          <w:t xml:space="preserve">performed the following </w:t>
        </w:r>
      </w:ins>
      <w:del w:id="15" w:author="Jim" w:date="2016-07-03T10:29:00Z">
        <w:r w:rsidR="004D4780" w:rsidDel="006D5739">
          <w:delText>S</w:delText>
        </w:r>
      </w:del>
      <w:ins w:id="16" w:author="Jim" w:date="2016-07-03T10:29:00Z">
        <w:r>
          <w:t>s</w:t>
        </w:r>
      </w:ins>
      <w:r w:rsidR="004D4780">
        <w:t xml:space="preserve">teps: </w:t>
      </w:r>
    </w:p>
    <w:p w14:paraId="482E91F8" w14:textId="77777777" w:rsidR="004D4780" w:rsidRDefault="004D4780" w:rsidP="004D4780">
      <w:pPr>
        <w:pStyle w:val="ListParagraph"/>
        <w:numPr>
          <w:ilvl w:val="0"/>
          <w:numId w:val="1"/>
        </w:numPr>
        <w:rPr>
          <w:ins w:id="17" w:author="Jim" w:date="2016-07-03T10:30:00Z"/>
        </w:rPr>
      </w:pPr>
      <w:del w:id="18" w:author="Jim" w:date="2016-07-03T10:30:00Z">
        <w:r w:rsidDel="006D5739">
          <w:delText xml:space="preserve">Clean the data to include zip code and </w:delText>
        </w:r>
        <w:r w:rsidR="00636C2E" w:rsidDel="006D5739">
          <w:delText>cuisine</w:delText>
        </w:r>
        <w:r w:rsidDel="006D5739">
          <w:delText xml:space="preserve"> type</w:delText>
        </w:r>
      </w:del>
      <w:ins w:id="19" w:author="Jim" w:date="2016-07-03T10:30:00Z">
        <w:r w:rsidR="006D5739">
          <w:t>Data cleaning to extract zip codes and restaurant types;</w:t>
        </w:r>
      </w:ins>
    </w:p>
    <w:p w14:paraId="3DA2C131" w14:textId="77777777" w:rsidR="006D5739" w:rsidRDefault="006D5739" w:rsidP="004D4780">
      <w:pPr>
        <w:pStyle w:val="ListParagraph"/>
        <w:numPr>
          <w:ilvl w:val="0"/>
          <w:numId w:val="1"/>
        </w:numPr>
      </w:pPr>
      <w:ins w:id="20" w:author="Jim" w:date="2016-07-03T10:30:00Z">
        <w:r>
          <w:t xml:space="preserve">Integrate external data sources with the Yelp data in order to </w:t>
        </w:r>
      </w:ins>
      <w:ins w:id="21" w:author="Jim" w:date="2016-07-03T10:31:00Z">
        <w:r>
          <w:t>gather more detail on the zip code demographics; and</w:t>
        </w:r>
      </w:ins>
    </w:p>
    <w:p w14:paraId="27DA566F" w14:textId="77777777" w:rsidR="004D4780" w:rsidDel="006D5739" w:rsidRDefault="004D4780" w:rsidP="004D4780">
      <w:pPr>
        <w:pStyle w:val="ListParagraph"/>
        <w:numPr>
          <w:ilvl w:val="0"/>
          <w:numId w:val="1"/>
        </w:numPr>
        <w:rPr>
          <w:del w:id="22" w:author="Jim" w:date="2016-07-03T10:31:00Z"/>
        </w:rPr>
      </w:pPr>
      <w:del w:id="23" w:author="Jim" w:date="2016-07-03T10:31:00Z">
        <w:r w:rsidDel="006D5739">
          <w:delText>Find outside data and make the data correlate to zip code</w:delText>
        </w:r>
      </w:del>
    </w:p>
    <w:p w14:paraId="7E32ADCC" w14:textId="77777777" w:rsidR="004D4780" w:rsidRDefault="004D4780" w:rsidP="004D4780">
      <w:pPr>
        <w:pStyle w:val="ListParagraph"/>
        <w:numPr>
          <w:ilvl w:val="0"/>
          <w:numId w:val="1"/>
        </w:numPr>
      </w:pPr>
      <w:r>
        <w:t>Calculate metrics</w:t>
      </w:r>
      <w:ins w:id="24" w:author="Jim" w:date="2016-07-03T10:31:00Z">
        <w:r w:rsidR="006D5739">
          <w:t xml:space="preserve"> for each area in order to address the main objective.</w:t>
        </w:r>
      </w:ins>
    </w:p>
    <w:p w14:paraId="79426444" w14:textId="77777777" w:rsidR="00586DF1" w:rsidRDefault="006D5739" w:rsidP="006D5739">
      <w:pPr>
        <w:pStyle w:val="Heading1"/>
      </w:pPr>
      <w:ins w:id="25" w:author="Jim" w:date="2016-07-03T10:32:00Z">
        <w:r w:rsidRPr="006D5739">
          <w:rPr>
            <w:lang w:val="en-GB"/>
            <w:rPrChange w:id="26" w:author="Jim" w:date="2016-07-03T10:32:00Z">
              <w:rPr/>
            </w:rPrChange>
          </w:rPr>
          <w:t>Analysing</w:t>
        </w:r>
        <w:r>
          <w:t xml:space="preserve"> Restaurants in </w:t>
        </w:r>
      </w:ins>
      <w:r w:rsidR="00586DF1">
        <w:t>Edinburgh</w:t>
      </w:r>
    </w:p>
    <w:p w14:paraId="030D79F8" w14:textId="4D12321F" w:rsidR="00586DF1" w:rsidRDefault="00586DF1" w:rsidP="00586DF1">
      <w:r>
        <w:t xml:space="preserve">We decided to </w:t>
      </w:r>
      <w:del w:id="27" w:author="Jim" w:date="2016-07-03T10:32:00Z">
        <w:r w:rsidDel="006D5739">
          <w:delText xml:space="preserve">use </w:delText>
        </w:r>
      </w:del>
      <w:ins w:id="28" w:author="Jim" w:date="2016-07-03T10:32:00Z">
        <w:r w:rsidR="006D5739">
          <w:t xml:space="preserve">perform this analysis for </w:t>
        </w:r>
      </w:ins>
      <w:r>
        <w:t>Edinburgh</w:t>
      </w:r>
      <w:ins w:id="29" w:author="Jim" w:date="2016-07-03T10:32:00Z">
        <w:r w:rsidR="006D5739">
          <w:t>. This was because</w:t>
        </w:r>
      </w:ins>
      <w:r>
        <w:t xml:space="preserve"> </w:t>
      </w:r>
      <w:del w:id="30" w:author="Jim" w:date="2016-07-03T10:33:00Z">
        <w:r w:rsidDel="006D5739">
          <w:delText xml:space="preserve">as </w:delText>
        </w:r>
      </w:del>
      <w:r>
        <w:t xml:space="preserve">we found </w:t>
      </w:r>
      <w:del w:id="31" w:author="Jim" w:date="2016-07-03T10:33:00Z">
        <w:r w:rsidDel="006D5739">
          <w:delText xml:space="preserve">a lot of other </w:delText>
        </w:r>
      </w:del>
      <w:ins w:id="32" w:author="Jim" w:date="2016-07-03T10:33:00Z">
        <w:r w:rsidR="006D5739">
          <w:t xml:space="preserve">extensive </w:t>
        </w:r>
      </w:ins>
      <w:r>
        <w:t xml:space="preserve">demographic data </w:t>
      </w:r>
      <w:del w:id="33" w:author="Jim" w:date="2016-07-03T10:33:00Z">
        <w:r w:rsidDel="006D5739">
          <w:delText xml:space="preserve">on Edinburgh </w:delText>
        </w:r>
      </w:del>
      <w:r>
        <w:t xml:space="preserve">that </w:t>
      </w:r>
      <w:del w:id="34" w:author="Jim" w:date="2016-07-03T10:33:00Z">
        <w:r w:rsidDel="006D5739">
          <w:delText xml:space="preserve">we can use </w:delText>
        </w:r>
      </w:del>
      <w:ins w:id="35" w:author="Jim" w:date="2016-07-03T10:33:00Z">
        <w:r w:rsidR="006D5739">
          <w:t xml:space="preserve">could be easily integrated </w:t>
        </w:r>
      </w:ins>
      <w:r>
        <w:t xml:space="preserve">with the </w:t>
      </w:r>
      <w:del w:id="36" w:author="Jim" w:date="2016-07-03T10:33:00Z">
        <w:r w:rsidDel="006D5739">
          <w:delText>y</w:delText>
        </w:r>
      </w:del>
      <w:ins w:id="37" w:author="Jim" w:date="2016-07-03T10:33:00Z">
        <w:r w:rsidR="006D5739">
          <w:t>Y</w:t>
        </w:r>
      </w:ins>
      <w:r>
        <w:t xml:space="preserve">elp data. </w:t>
      </w:r>
      <w:del w:id="38" w:author="Jim" w:date="2016-07-03T10:33:00Z">
        <w:r w:rsidDel="006D5739">
          <w:delText xml:space="preserve">Further some of us has visited the company and therefore could provide local insights. </w:delText>
        </w:r>
      </w:del>
      <w:ins w:id="39" w:author="Jim" w:date="2016-07-03T10:33:00Z">
        <w:r w:rsidR="006D5739">
          <w:t xml:space="preserve"> </w:t>
        </w:r>
      </w:ins>
      <w:ins w:id="40" w:author="Kane Wu" w:date="2016-07-03T12:16:00Z">
        <w:r w:rsidR="005532A2">
          <w:t>We also has better knowledge of the zip codes as Edinburgh is still in the UK.</w:t>
        </w:r>
      </w:ins>
      <w:commentRangeStart w:id="41"/>
      <w:ins w:id="42" w:author="Jim" w:date="2016-07-03T10:33:00Z">
        <w:del w:id="43" w:author="Kane Wu" w:date="2016-07-03T12:13:00Z">
          <w:r w:rsidR="006D5739" w:rsidDel="005532A2">
            <w:delText>Moreover, as several members of the team were familiar with the city, we felt that we could use this knowledge to help enhance our analyses.</w:delText>
          </w:r>
        </w:del>
      </w:ins>
      <w:commentRangeEnd w:id="41"/>
      <w:ins w:id="44" w:author="Jim" w:date="2016-07-03T10:34:00Z">
        <w:del w:id="45" w:author="Kane Wu" w:date="2016-07-03T12:13:00Z">
          <w:r w:rsidR="006D5739" w:rsidDel="005532A2">
            <w:rPr>
              <w:rStyle w:val="CommentReference"/>
            </w:rPr>
            <w:commentReference w:id="41"/>
          </w:r>
        </w:del>
      </w:ins>
    </w:p>
    <w:p w14:paraId="370CDCE9" w14:textId="77777777" w:rsidR="00DD6988" w:rsidRDefault="004D4780" w:rsidP="006D5739">
      <w:pPr>
        <w:pStyle w:val="Heading2"/>
      </w:pPr>
      <w:r>
        <w:t>Cleaning the Data</w:t>
      </w:r>
    </w:p>
    <w:p w14:paraId="0383AADF" w14:textId="77777777" w:rsidR="00D41DA4" w:rsidDel="006D5739" w:rsidRDefault="004D4780">
      <w:pPr>
        <w:rPr>
          <w:del w:id="46" w:author="Jim" w:date="2016-07-03T10:36:00Z"/>
        </w:rPr>
      </w:pPr>
      <w:del w:id="47" w:author="Jim" w:date="2016-07-03T10:35:00Z">
        <w:r w:rsidDel="006D5739">
          <w:delText>The data from yelp comes in a JSON file</w:delText>
        </w:r>
        <w:r w:rsidR="00586DF1" w:rsidDel="006D5739">
          <w:delText xml:space="preserve"> with nested objects</w:delText>
        </w:r>
        <w:r w:rsidDel="006D5739">
          <w:delText xml:space="preserve">. </w:delText>
        </w:r>
        <w:r w:rsidR="00586DF1" w:rsidDel="006D5739">
          <w:delText xml:space="preserve">By researching online, we are able to find a function to import the JSON files into pandas for python. </w:delText>
        </w:r>
      </w:del>
      <w:ins w:id="48" w:author="Jim" w:date="2016-07-03T10:35:00Z">
        <w:r w:rsidR="006D5739">
          <w:t xml:space="preserve">The Yelp data were provided as JSON files. We </w:t>
        </w:r>
      </w:ins>
      <w:del w:id="49" w:author="Jim" w:date="2016-07-03T10:35:00Z">
        <w:r w:rsidR="00586DF1" w:rsidDel="006D5739">
          <w:delText xml:space="preserve">Using </w:delText>
        </w:r>
      </w:del>
      <w:ins w:id="50" w:author="Jim" w:date="2016-07-03T10:35:00Z">
        <w:r w:rsidR="006D5739">
          <w:t xml:space="preserve">used the </w:t>
        </w:r>
      </w:ins>
      <w:r w:rsidR="00586DF1">
        <w:t>pandas</w:t>
      </w:r>
      <w:ins w:id="51" w:author="Jim" w:date="2016-07-03T10:35:00Z">
        <w:r w:rsidR="006D5739">
          <w:t xml:space="preserve"> Python package to process this data</w:t>
        </w:r>
      </w:ins>
      <w:r w:rsidR="00586DF1">
        <w:t xml:space="preserve">, </w:t>
      </w:r>
      <w:ins w:id="52" w:author="Jim" w:date="2016-07-03T10:36:00Z">
        <w:r w:rsidR="006D5739">
          <w:t xml:space="preserve">and </w:t>
        </w:r>
      </w:ins>
      <w:del w:id="53" w:author="Jim" w:date="2016-07-03T10:35:00Z">
        <w:r w:rsidR="00586DF1" w:rsidDel="006D5739">
          <w:delText>w</w:delText>
        </w:r>
      </w:del>
      <w:del w:id="54" w:author="Jim" w:date="2016-07-03T10:36:00Z">
        <w:r w:rsidR="00586DF1" w:rsidDel="006D5739">
          <w:delText>e</w:delText>
        </w:r>
      </w:del>
      <w:r w:rsidR="00586DF1">
        <w:t xml:space="preserve"> filtered </w:t>
      </w:r>
      <w:del w:id="55" w:author="Jim" w:date="2016-07-03T10:36:00Z">
        <w:r w:rsidR="00586DF1" w:rsidDel="006D5739">
          <w:delText xml:space="preserve">out </w:delText>
        </w:r>
      </w:del>
      <w:ins w:id="56" w:author="Jim" w:date="2016-07-03T10:36:00Z">
        <w:r w:rsidR="006D5739">
          <w:t xml:space="preserve">the larger data to just that relevant to </w:t>
        </w:r>
      </w:ins>
      <w:del w:id="57" w:author="Jim" w:date="2016-07-03T10:36:00Z">
        <w:r w:rsidR="00586DF1" w:rsidDel="006D5739">
          <w:delText xml:space="preserve">the </w:delText>
        </w:r>
      </w:del>
      <w:r w:rsidR="00586DF1">
        <w:t>Edinburgh</w:t>
      </w:r>
      <w:ins w:id="58" w:author="Jim" w:date="2016-07-03T10:36:00Z">
        <w:r w:rsidR="006D5739">
          <w:t>.</w:t>
        </w:r>
      </w:ins>
      <w:r w:rsidR="00586DF1">
        <w:t xml:space="preserve"> </w:t>
      </w:r>
      <w:del w:id="59" w:author="Jim" w:date="2016-07-03T10:36:00Z">
        <w:r w:rsidR="00586DF1" w:rsidDel="006D5739">
          <w:delText xml:space="preserve">data and noticed that the businesses contains not only restaurants but all businesses. </w:delText>
        </w:r>
      </w:del>
    </w:p>
    <w:p w14:paraId="6D3ED76B" w14:textId="77777777" w:rsidR="00D41DA4" w:rsidRDefault="006D5739">
      <w:ins w:id="60" w:author="Jim" w:date="2016-07-03T10:36:00Z">
        <w:r>
          <w:t xml:space="preserve">Noting that the data contained many business types, </w:t>
        </w:r>
      </w:ins>
      <w:del w:id="61" w:author="Jim" w:date="2016-07-03T10:36:00Z">
        <w:r w:rsidR="00586DF1" w:rsidDel="006D5739">
          <w:delText>W</w:delText>
        </w:r>
      </w:del>
      <w:ins w:id="62" w:author="Jim" w:date="2016-07-03T10:36:00Z">
        <w:r>
          <w:t>w</w:t>
        </w:r>
      </w:ins>
      <w:r w:rsidR="00586DF1">
        <w:t xml:space="preserve">e </w:t>
      </w:r>
      <w:del w:id="63" w:author="Jim" w:date="2016-07-03T10:36:00Z">
        <w:r w:rsidR="00586DF1" w:rsidDel="006D5739">
          <w:delText xml:space="preserve">therefore </w:delText>
        </w:r>
      </w:del>
      <w:r w:rsidR="00586DF1">
        <w:t xml:space="preserve">made the assumption that the business </w:t>
      </w:r>
      <w:del w:id="64" w:author="Jim" w:date="2016-07-03T10:37:00Z">
        <w:r w:rsidR="00586DF1" w:rsidDel="006D5739">
          <w:delText>i</w:delText>
        </w:r>
      </w:del>
      <w:ins w:id="65" w:author="Jim" w:date="2016-07-03T10:37:00Z">
        <w:r>
          <w:t>wa</w:t>
        </w:r>
      </w:ins>
      <w:r w:rsidR="00586DF1">
        <w:t xml:space="preserve">s a restaurant if it </w:t>
      </w:r>
      <w:del w:id="66" w:author="Jim" w:date="2016-07-03T10:37:00Z">
        <w:r w:rsidR="00586DF1" w:rsidDel="006D5739">
          <w:delText xml:space="preserve">states restaurant in the </w:delText>
        </w:r>
      </w:del>
      <w:r w:rsidR="00586DF1">
        <w:t>category</w:t>
      </w:r>
      <w:ins w:id="67" w:author="Jim" w:date="2016-07-03T10:37:00Z">
        <w:r>
          <w:t xml:space="preserve"> field stated as such</w:t>
        </w:r>
      </w:ins>
      <w:r w:rsidR="00586DF1">
        <w:t xml:space="preserve">. </w:t>
      </w:r>
      <w:del w:id="68" w:author="Jim" w:date="2016-07-03T10:37:00Z">
        <w:r w:rsidR="00586DF1" w:rsidDel="006D5739">
          <w:delText>Based on the filtered out data, using joins,</w:delText>
        </w:r>
      </w:del>
      <w:ins w:id="69" w:author="Jim" w:date="2016-07-03T10:37:00Z">
        <w:r>
          <w:t>We then used this filtered</w:t>
        </w:r>
      </w:ins>
      <w:r w:rsidR="00586DF1">
        <w:t xml:space="preserve"> </w:t>
      </w:r>
      <w:ins w:id="70" w:author="Jim" w:date="2016-07-03T10:37:00Z">
        <w:r>
          <w:t xml:space="preserve">data to </w:t>
        </w:r>
      </w:ins>
      <w:del w:id="71" w:author="Jim" w:date="2016-07-03T10:37:00Z">
        <w:r w:rsidR="00586DF1" w:rsidDel="006D5739">
          <w:delText xml:space="preserve">we were able to </w:delText>
        </w:r>
      </w:del>
      <w:r w:rsidR="00586DF1">
        <w:t xml:space="preserve">extract the relevant tables for </w:t>
      </w:r>
      <w:del w:id="72" w:author="Jim" w:date="2016-07-03T10:37:00Z">
        <w:r w:rsidR="00586DF1" w:rsidDel="00D872BD">
          <w:delText>C</w:delText>
        </w:r>
      </w:del>
      <w:ins w:id="73" w:author="Jim" w:date="2016-07-03T10:37:00Z">
        <w:r w:rsidR="00D872BD">
          <w:t>c</w:t>
        </w:r>
      </w:ins>
      <w:r w:rsidR="00586DF1">
        <w:t>heck</w:t>
      </w:r>
      <w:ins w:id="74" w:author="Jim" w:date="2016-07-03T10:37:00Z">
        <w:r w:rsidR="00D872BD">
          <w:t>-</w:t>
        </w:r>
      </w:ins>
      <w:r w:rsidR="00586DF1">
        <w:t xml:space="preserve">ins, </w:t>
      </w:r>
      <w:del w:id="75" w:author="Jim" w:date="2016-07-03T10:37:00Z">
        <w:r w:rsidR="00586DF1" w:rsidDel="00D872BD">
          <w:delText>R</w:delText>
        </w:r>
      </w:del>
      <w:ins w:id="76" w:author="Jim" w:date="2016-07-03T10:37:00Z">
        <w:r w:rsidR="00D872BD">
          <w:t>r</w:t>
        </w:r>
      </w:ins>
      <w:r w:rsidR="00586DF1">
        <w:t xml:space="preserve">eviews, </w:t>
      </w:r>
      <w:del w:id="77" w:author="Jim" w:date="2016-07-03T10:37:00Z">
        <w:r w:rsidR="00586DF1" w:rsidDel="00D872BD">
          <w:delText>T</w:delText>
        </w:r>
      </w:del>
      <w:ins w:id="78" w:author="Jim" w:date="2016-07-03T10:37:00Z">
        <w:r w:rsidR="00D872BD">
          <w:t>t</w:t>
        </w:r>
      </w:ins>
      <w:r w:rsidR="00586DF1">
        <w:t xml:space="preserve">ips and </w:t>
      </w:r>
      <w:del w:id="79" w:author="Jim" w:date="2016-07-03T10:37:00Z">
        <w:r w:rsidR="00586DF1" w:rsidDel="00D872BD">
          <w:delText>U</w:delText>
        </w:r>
      </w:del>
      <w:ins w:id="80" w:author="Jim" w:date="2016-07-03T10:37:00Z">
        <w:r w:rsidR="00D872BD">
          <w:t>u</w:t>
        </w:r>
      </w:ins>
      <w:r w:rsidR="00586DF1">
        <w:t xml:space="preserve">sers. </w:t>
      </w:r>
      <w:commentRangeStart w:id="81"/>
      <w:commentRangeStart w:id="82"/>
      <w:del w:id="83" w:author="Jim" w:date="2016-07-03T10:38:00Z">
        <w:r w:rsidR="00D41DA4" w:rsidDel="00D872BD">
          <w:delText>In general there are 1215 restaurants registered on Yelp</w:delText>
        </w:r>
      </w:del>
      <w:ins w:id="84" w:author="Jim" w:date="2016-07-03T10:38:00Z">
        <w:r w:rsidR="00D872BD">
          <w:t>This provided us with data on 1215 restaurants in Edinburgh that were registered on Yelp</w:t>
        </w:r>
      </w:ins>
      <w:r w:rsidR="00D41DA4">
        <w:t>.</w:t>
      </w:r>
      <w:commentRangeEnd w:id="81"/>
      <w:r w:rsidR="00D872BD">
        <w:rPr>
          <w:rStyle w:val="CommentReference"/>
        </w:rPr>
        <w:commentReference w:id="81"/>
      </w:r>
      <w:commentRangeEnd w:id="82"/>
      <w:r w:rsidR="005532A2">
        <w:rPr>
          <w:rStyle w:val="CommentReference"/>
        </w:rPr>
        <w:commentReference w:id="82"/>
      </w:r>
    </w:p>
    <w:p w14:paraId="1EDB1CBC" w14:textId="0AC01FF4" w:rsidR="00586DF1" w:rsidRDefault="00D872BD">
      <w:ins w:id="85" w:author="Jim" w:date="2016-07-03T10:39:00Z">
        <w:r>
          <w:t xml:space="preserve">Regarding restaurant cuisine type, </w:t>
        </w:r>
      </w:ins>
      <w:del w:id="86" w:author="Jim" w:date="2016-07-03T10:39:00Z">
        <w:r w:rsidR="00586DF1" w:rsidDel="00D872BD">
          <w:delText>W</w:delText>
        </w:r>
      </w:del>
      <w:ins w:id="87" w:author="Jim" w:date="2016-07-03T10:39:00Z">
        <w:r>
          <w:t>w</w:t>
        </w:r>
      </w:ins>
      <w:r w:rsidR="00586DF1">
        <w:t xml:space="preserve">e </w:t>
      </w:r>
      <w:del w:id="88" w:author="Jim" w:date="2016-07-03T10:39:00Z">
        <w:r w:rsidR="00586DF1" w:rsidDel="00D872BD">
          <w:delText xml:space="preserve">also </w:delText>
        </w:r>
      </w:del>
      <w:r w:rsidR="00586DF1">
        <w:t xml:space="preserve">noticed that </w:t>
      </w:r>
      <w:del w:id="89" w:author="Jim" w:date="2016-07-03T10:39:00Z">
        <w:r w:rsidR="00586DF1" w:rsidDel="00D872BD">
          <w:delText xml:space="preserve">in the categories, it mentions a lot of </w:delText>
        </w:r>
      </w:del>
      <w:ins w:id="90" w:author="Jim" w:date="2016-07-03T10:39:00Z">
        <w:r>
          <w:t xml:space="preserve">many </w:t>
        </w:r>
      </w:ins>
      <w:r w:rsidR="00586DF1">
        <w:t xml:space="preserve">different attributes </w:t>
      </w:r>
      <w:ins w:id="91" w:author="Jim" w:date="2016-07-03T10:39:00Z">
        <w:r>
          <w:t xml:space="preserve">were used </w:t>
        </w:r>
      </w:ins>
      <w:r w:rsidR="00586DF1">
        <w:t xml:space="preserve">to explain </w:t>
      </w:r>
      <w:del w:id="92" w:author="Jim" w:date="2016-07-03T10:39:00Z">
        <w:r w:rsidR="00586DF1" w:rsidDel="00D872BD">
          <w:delText xml:space="preserve">what </w:delText>
        </w:r>
      </w:del>
      <w:ins w:id="93" w:author="Jim" w:date="2016-07-03T10:39:00Z">
        <w:r>
          <w:t xml:space="preserve">the restaurant </w:t>
        </w:r>
      </w:ins>
      <w:r w:rsidR="00586DF1">
        <w:t>category</w:t>
      </w:r>
      <w:del w:id="94" w:author="Jim" w:date="2016-07-03T10:39:00Z">
        <w:r w:rsidR="00586DF1" w:rsidDel="00D872BD">
          <w:delText xml:space="preserve"> </w:delText>
        </w:r>
      </w:del>
      <w:ins w:id="95" w:author="Jim" w:date="2016-07-03T10:40:00Z">
        <w:r>
          <w:t xml:space="preserve"> was </w:t>
        </w:r>
      </w:ins>
      <w:del w:id="96" w:author="Jim" w:date="2016-07-03T10:39:00Z">
        <w:r w:rsidR="00586DF1" w:rsidDel="00D872BD">
          <w:delText>it is</w:delText>
        </w:r>
      </w:del>
      <w:r w:rsidR="00586DF1">
        <w:t xml:space="preserve">. </w:t>
      </w:r>
      <w:ins w:id="97" w:author="Jim" w:date="2016-07-03T10:40:00Z">
        <w:r>
          <w:t xml:space="preserve">For example: </w:t>
        </w:r>
      </w:ins>
      <w:del w:id="98" w:author="Jim" w:date="2016-07-03T10:40:00Z">
        <w:r w:rsidR="00D41DA4" w:rsidDel="00D872BD">
          <w:delText xml:space="preserve">An example of a category would be </w:delText>
        </w:r>
      </w:del>
      <w:r w:rsidR="00D41DA4">
        <w:t>“</w:t>
      </w:r>
      <w:proofErr w:type="spellStart"/>
      <w:r w:rsidR="00D41DA4" w:rsidRPr="00D41DA4">
        <w:t>Gastropubs,Bars,Scottish,Nightlife,Restaurants</w:t>
      </w:r>
      <w:proofErr w:type="spellEnd"/>
      <w:r w:rsidR="00D41DA4">
        <w:t xml:space="preserve">”. </w:t>
      </w:r>
      <w:del w:id="99" w:author="Jim" w:date="2016-07-03T10:40:00Z">
        <w:r w:rsidR="00586DF1" w:rsidDel="00D872BD">
          <w:delText xml:space="preserve">For our analysis, </w:delText>
        </w:r>
      </w:del>
      <w:ins w:id="100" w:author="Jim" w:date="2016-07-03T10:40:00Z">
        <w:r>
          <w:t xml:space="preserve">As </w:t>
        </w:r>
      </w:ins>
      <w:r w:rsidR="00586DF1">
        <w:t xml:space="preserve">we </w:t>
      </w:r>
      <w:del w:id="101" w:author="Jim" w:date="2016-07-03T10:40:00Z">
        <w:r w:rsidR="00586DF1" w:rsidDel="00D872BD">
          <w:delText xml:space="preserve">would like to focus </w:delText>
        </w:r>
      </w:del>
      <w:ins w:id="102" w:author="Jim" w:date="2016-07-03T10:40:00Z">
        <w:r>
          <w:t>were primarily interested in</w:t>
        </w:r>
      </w:ins>
      <w:del w:id="103" w:author="Jim" w:date="2016-07-03T10:40:00Z">
        <w:r w:rsidR="00586DF1" w:rsidDel="00D872BD">
          <w:delText>on</w:delText>
        </w:r>
      </w:del>
      <w:r w:rsidR="00586DF1">
        <w:t xml:space="preserve"> </w:t>
      </w:r>
      <w:r w:rsidR="00636C2E">
        <w:t>cuisine</w:t>
      </w:r>
      <w:r w:rsidR="00586DF1">
        <w:t xml:space="preserve">, </w:t>
      </w:r>
      <w:del w:id="104" w:author="Jim" w:date="2016-07-03T10:40:00Z">
        <w:r w:rsidR="00586DF1" w:rsidDel="00D872BD">
          <w:delText xml:space="preserve">so </w:delText>
        </w:r>
      </w:del>
      <w:r w:rsidR="00586DF1">
        <w:t xml:space="preserve">we made a list of </w:t>
      </w:r>
      <w:r w:rsidR="00636C2E">
        <w:t>cuisine</w:t>
      </w:r>
      <w:r w:rsidR="00586DF1">
        <w:t xml:space="preserve"> keywords such as </w:t>
      </w:r>
      <w:ins w:id="105" w:author="Jim" w:date="2016-07-03T10:41:00Z">
        <w:r>
          <w:t>“</w:t>
        </w:r>
      </w:ins>
      <w:r w:rsidR="00586DF1">
        <w:t>Italian</w:t>
      </w:r>
      <w:ins w:id="106" w:author="Jim" w:date="2016-07-03T10:41:00Z">
        <w:r>
          <w:t>”</w:t>
        </w:r>
      </w:ins>
      <w:r w:rsidR="00D41DA4">
        <w:t xml:space="preserve"> or </w:t>
      </w:r>
      <w:ins w:id="107" w:author="Jim" w:date="2016-07-03T10:41:00Z">
        <w:r>
          <w:t>“</w:t>
        </w:r>
      </w:ins>
      <w:r w:rsidR="00D41DA4">
        <w:t>Scottish</w:t>
      </w:r>
      <w:ins w:id="108" w:author="Jim" w:date="2016-07-03T10:41:00Z">
        <w:r>
          <w:t>”</w:t>
        </w:r>
      </w:ins>
      <w:r w:rsidR="00586DF1">
        <w:t xml:space="preserve">. </w:t>
      </w:r>
      <w:del w:id="109" w:author="Jim" w:date="2016-07-03T10:41:00Z">
        <w:r w:rsidR="00586DF1" w:rsidDel="00D872BD">
          <w:delText>Then w</w:delText>
        </w:r>
      </w:del>
      <w:ins w:id="110" w:author="Jim" w:date="2016-07-03T10:41:00Z">
        <w:r>
          <w:t>W</w:t>
        </w:r>
      </w:ins>
      <w:r w:rsidR="00586DF1">
        <w:t>e search</w:t>
      </w:r>
      <w:ins w:id="111" w:author="Jim" w:date="2016-07-03T10:41:00Z">
        <w:r>
          <w:t>ed</w:t>
        </w:r>
      </w:ins>
      <w:r w:rsidR="00586DF1">
        <w:t xml:space="preserve"> the category for such keywords </w:t>
      </w:r>
      <w:del w:id="112" w:author="Jim" w:date="2016-07-03T10:41:00Z">
        <w:r w:rsidR="00586DF1" w:rsidDel="00D872BD">
          <w:delText xml:space="preserve">and if there is such keyword, the </w:delText>
        </w:r>
        <w:r w:rsidR="00636C2E" w:rsidDel="00D872BD">
          <w:delText>cuisine</w:delText>
        </w:r>
        <w:r w:rsidR="00586DF1" w:rsidDel="00D872BD">
          <w:delText xml:space="preserve"> column will state the keyword</w:delText>
        </w:r>
      </w:del>
      <w:commentRangeStart w:id="113"/>
      <w:commentRangeStart w:id="114"/>
      <w:ins w:id="115" w:author="Jim" w:date="2016-07-03T10:41:00Z">
        <w:r>
          <w:t>in order to assign each restaurant to a cuisine type</w:t>
        </w:r>
        <w:commentRangeEnd w:id="113"/>
        <w:r>
          <w:rPr>
            <w:rStyle w:val="CommentReference"/>
          </w:rPr>
          <w:commentReference w:id="113"/>
        </w:r>
      </w:ins>
      <w:commentRangeEnd w:id="114"/>
      <w:r w:rsidR="005532A2">
        <w:rPr>
          <w:rStyle w:val="CommentReference"/>
        </w:rPr>
        <w:commentReference w:id="114"/>
      </w:r>
      <w:r w:rsidR="00586DF1">
        <w:t>.</w:t>
      </w:r>
      <w:ins w:id="116" w:author="Kane Wu" w:date="2016-07-03T12:14:00Z">
        <w:r w:rsidR="005532A2">
          <w:t xml:space="preserve"> If there are more than one cuisine detected, we will focus on the cuisine that is </w:t>
        </w:r>
      </w:ins>
      <w:ins w:id="117" w:author="Kane Wu" w:date="2016-07-03T12:15:00Z">
        <w:r w:rsidR="005532A2">
          <w:t xml:space="preserve">the </w:t>
        </w:r>
      </w:ins>
      <w:ins w:id="118" w:author="Kane Wu" w:date="2016-07-03T12:14:00Z">
        <w:r w:rsidR="005532A2">
          <w:t>most expressive of the type of food, which is</w:t>
        </w:r>
      </w:ins>
      <w:ins w:id="119" w:author="Kane Wu" w:date="2016-07-03T12:15:00Z">
        <w:r w:rsidR="005532A2">
          <w:t xml:space="preserve"> usually the country type of the food. </w:t>
        </w:r>
      </w:ins>
    </w:p>
    <w:p w14:paraId="56EA0B52" w14:textId="0C927B52" w:rsidR="00586DF1" w:rsidRDefault="00586DF1">
      <w:del w:id="120" w:author="Jim" w:date="2016-07-03T10:42:00Z">
        <w:r w:rsidDel="00D872BD">
          <w:delText xml:space="preserve">As we would also like to combine with outside data, we need a way to state what area the restaurant should be in. </w:delText>
        </w:r>
      </w:del>
      <w:del w:id="121" w:author="Jim" w:date="2016-07-03T10:44:00Z">
        <w:r w:rsidR="00D41DA4" w:rsidDel="00D872BD">
          <w:delText>Unfortunately</w:delText>
        </w:r>
        <w:r w:rsidDel="00D872BD">
          <w:delText xml:space="preserve"> the </w:delText>
        </w:r>
      </w:del>
      <w:del w:id="122" w:author="Jim" w:date="2016-07-03T10:43:00Z">
        <w:r w:rsidDel="00D872BD">
          <w:delText>neighborhood column from the business</w:delText>
        </w:r>
      </w:del>
      <w:del w:id="123" w:author="Jim" w:date="2016-07-03T10:44:00Z">
        <w:r w:rsidDel="00D872BD">
          <w:delText xml:space="preserve"> </w:delText>
        </w:r>
      </w:del>
      <w:del w:id="124" w:author="Jim" w:date="2016-07-03T10:43:00Z">
        <w:r w:rsidDel="00D872BD">
          <w:delText xml:space="preserve">dataset does </w:delText>
        </w:r>
      </w:del>
      <w:del w:id="125" w:author="Jim" w:date="2016-07-03T10:44:00Z">
        <w:r w:rsidDel="00D872BD">
          <w:delText xml:space="preserve">not correspond to the data </w:delText>
        </w:r>
      </w:del>
      <w:del w:id="126" w:author="Jim" w:date="2016-07-03T10:43:00Z">
        <w:r w:rsidDel="00D872BD">
          <w:delText xml:space="preserve">that we got </w:delText>
        </w:r>
      </w:del>
      <w:del w:id="127" w:author="Jim" w:date="2016-07-03T10:44:00Z">
        <w:r w:rsidDel="00D872BD">
          <w:delText xml:space="preserve">from the Edinburgh government website. Therefore </w:delText>
        </w:r>
      </w:del>
      <w:ins w:id="128" w:author="Jim" w:date="2016-07-03T10:44:00Z">
        <w:r w:rsidR="00704966">
          <w:t>In order to combine the external demographic</w:t>
        </w:r>
        <w:r w:rsidR="00D872BD">
          <w:t xml:space="preserve"> data with the Yelp data, </w:t>
        </w:r>
      </w:ins>
      <w:r>
        <w:t xml:space="preserve">we </w:t>
      </w:r>
      <w:del w:id="129" w:author="Jim" w:date="2016-07-03T10:44:00Z">
        <w:r w:rsidDel="00D872BD">
          <w:delText>decided to</w:delText>
        </w:r>
      </w:del>
      <w:r>
        <w:t xml:space="preserve"> </w:t>
      </w:r>
      <w:del w:id="130" w:author="Jim" w:date="2016-07-03T10:44:00Z">
        <w:r w:rsidDel="00D872BD">
          <w:delText xml:space="preserve">use </w:delText>
        </w:r>
      </w:del>
      <w:ins w:id="131" w:author="Jim" w:date="2016-07-03T10:44:00Z">
        <w:r w:rsidR="00D872BD">
          <w:t xml:space="preserve">extracted </w:t>
        </w:r>
      </w:ins>
      <w:r>
        <w:t xml:space="preserve">the zip code </w:t>
      </w:r>
      <w:del w:id="132" w:author="Jim" w:date="2016-07-03T10:44:00Z">
        <w:r w:rsidDel="00D872BD">
          <w:delText>of</w:delText>
        </w:r>
      </w:del>
      <w:ins w:id="133" w:author="Jim" w:date="2016-07-03T10:44:00Z">
        <w:r w:rsidR="00D872BD">
          <w:t>from</w:t>
        </w:r>
      </w:ins>
      <w:r>
        <w:t xml:space="preserve"> </w:t>
      </w:r>
      <w:del w:id="134" w:author="Jim" w:date="2016-07-03T10:44:00Z">
        <w:r w:rsidDel="00D872BD">
          <w:delText>the</w:delText>
        </w:r>
      </w:del>
      <w:ins w:id="135" w:author="Jim" w:date="2016-07-03T10:45:00Z">
        <w:r w:rsidR="00D872BD">
          <w:t>each</w:t>
        </w:r>
      </w:ins>
      <w:r>
        <w:t xml:space="preserve"> restaurant’s address</w:t>
      </w:r>
      <w:del w:id="136" w:author="Jim" w:date="2016-07-03T10:45:00Z">
        <w:r w:rsidDel="00D872BD">
          <w:delText xml:space="preserve"> instead</w:delText>
        </w:r>
      </w:del>
      <w:r>
        <w:t xml:space="preserve">. </w:t>
      </w:r>
      <w:del w:id="137" w:author="Jim" w:date="2016-07-03T10:45:00Z">
        <w:r w:rsidDel="00D872BD">
          <w:delText xml:space="preserve">We created a function that extracts the zip code from the data </w:delText>
        </w:r>
        <w:r w:rsidR="00D2331F" w:rsidDel="00D872BD">
          <w:delText xml:space="preserve">and </w:delText>
        </w:r>
      </w:del>
      <w:ins w:id="138" w:author="Jim" w:date="2016-07-03T10:45:00Z">
        <w:r w:rsidR="00D872BD">
          <w:t xml:space="preserve">In doing so </w:t>
        </w:r>
      </w:ins>
      <w:r w:rsidR="00D2331F">
        <w:t xml:space="preserve">we </w:t>
      </w:r>
      <w:del w:id="139" w:author="Jim" w:date="2016-07-03T10:45:00Z">
        <w:r w:rsidR="00D2331F" w:rsidDel="00D872BD">
          <w:delText xml:space="preserve">are </w:delText>
        </w:r>
      </w:del>
      <w:r w:rsidR="00D2331F">
        <w:t>only focus</w:t>
      </w:r>
      <w:ins w:id="140" w:author="Jim" w:date="2016-07-03T10:45:00Z">
        <w:del w:id="141" w:author="Leung, Jone" w:date="2016-07-03T13:55:00Z">
          <w:r w:rsidR="00D872BD" w:rsidDel="00D53606">
            <w:delText>s</w:delText>
          </w:r>
        </w:del>
        <w:r w:rsidR="00D872BD">
          <w:t>ed</w:t>
        </w:r>
      </w:ins>
      <w:del w:id="142" w:author="Jim" w:date="2016-07-03T10:45:00Z">
        <w:r w:rsidR="00D2331F" w:rsidDel="00D872BD">
          <w:delText>ing</w:delText>
        </w:r>
      </w:del>
      <w:r w:rsidR="00D2331F">
        <w:t xml:space="preserve"> on the general </w:t>
      </w:r>
      <w:del w:id="143" w:author="Jim" w:date="2016-07-03T10:45:00Z">
        <w:r w:rsidR="00D2331F" w:rsidDel="00D872BD">
          <w:delText xml:space="preserve">big </w:delText>
        </w:r>
      </w:del>
      <w:r w:rsidR="00D2331F">
        <w:t xml:space="preserve">area, </w:t>
      </w:r>
      <w:del w:id="144" w:author="Jim" w:date="2016-07-03T10:45:00Z">
        <w:r w:rsidR="00D2331F" w:rsidDel="00D872BD">
          <w:delText xml:space="preserve">therefore </w:delText>
        </w:r>
      </w:del>
      <w:r w:rsidR="00D2331F">
        <w:t>the first three or four letters of the zip code.</w:t>
      </w:r>
      <w:r w:rsidR="00D41DA4">
        <w:t xml:space="preserve"> </w:t>
      </w:r>
      <w:del w:id="145" w:author="Jim" w:date="2016-07-03T10:51:00Z">
        <w:r w:rsidR="00D41DA4" w:rsidDel="00704966">
          <w:delText>An example would be</w:delText>
        </w:r>
      </w:del>
      <w:ins w:id="146" w:author="Jim" w:date="2016-07-03T10:51:00Z">
        <w:r w:rsidR="00704966">
          <w:t xml:space="preserve">For </w:t>
        </w:r>
        <w:proofErr w:type="gramStart"/>
        <w:r w:rsidR="00704966">
          <w:t>example</w:t>
        </w:r>
      </w:ins>
      <w:proofErr w:type="gramEnd"/>
      <w:r w:rsidR="00D41DA4">
        <w:t xml:space="preserve"> EH6 or EH12.</w:t>
      </w:r>
    </w:p>
    <w:p w14:paraId="0C0F260E" w14:textId="77777777" w:rsidR="00704966" w:rsidRDefault="00D2331F" w:rsidP="00D2331F">
      <w:pPr>
        <w:rPr>
          <w:ins w:id="147" w:author="Jim" w:date="2016-07-03T10:50:00Z"/>
        </w:rPr>
      </w:pPr>
      <w:r>
        <w:t xml:space="preserve">The </w:t>
      </w:r>
      <w:del w:id="148" w:author="Jim" w:date="2016-07-03T10:45:00Z">
        <w:r w:rsidDel="00D872BD">
          <w:delText xml:space="preserve">outside </w:delText>
        </w:r>
      </w:del>
      <w:r>
        <w:t xml:space="preserve">data </w:t>
      </w:r>
      <w:ins w:id="149" w:author="Jim" w:date="2016-07-03T10:46:00Z">
        <w:r w:rsidR="00D872BD">
          <w:t xml:space="preserve">obtained from the Edinburgh </w:t>
        </w:r>
        <w:commentRangeStart w:id="150"/>
        <w:commentRangeStart w:id="151"/>
        <w:r w:rsidR="00D872BD">
          <w:t xml:space="preserve">government </w:t>
        </w:r>
        <w:r w:rsidR="00D872BD">
          <w:fldChar w:fldCharType="begin"/>
        </w:r>
        <w:r w:rsidR="00D872BD">
          <w:instrText xml:space="preserve"> HYPERLINK "http://www.edinburgh.gov.uk/info/20247/edinburgh_by_numbers/1393/locality_and_ward_data_profile" </w:instrText>
        </w:r>
        <w:r w:rsidR="00D872BD">
          <w:fldChar w:fldCharType="separate"/>
        </w:r>
        <w:r w:rsidR="00D872BD" w:rsidRPr="00D872BD">
          <w:rPr>
            <w:rStyle w:val="Hyperlink"/>
          </w:rPr>
          <w:t>website</w:t>
        </w:r>
        <w:r w:rsidR="00D872BD">
          <w:fldChar w:fldCharType="end"/>
        </w:r>
      </w:ins>
      <w:commentRangeEnd w:id="150"/>
      <w:ins w:id="152" w:author="Jim" w:date="2016-07-03T10:47:00Z">
        <w:r w:rsidR="00D872BD">
          <w:rPr>
            <w:rStyle w:val="CommentReference"/>
          </w:rPr>
          <w:commentReference w:id="150"/>
        </w:r>
      </w:ins>
      <w:commentRangeEnd w:id="151"/>
      <w:r w:rsidR="005532A2">
        <w:rPr>
          <w:rStyle w:val="CommentReference"/>
        </w:rPr>
        <w:commentReference w:id="151"/>
      </w:r>
      <w:ins w:id="153" w:author="Jim" w:date="2016-07-03T10:46:00Z">
        <w:r w:rsidR="00D872BD">
          <w:t xml:space="preserve"> </w:t>
        </w:r>
      </w:ins>
      <w:del w:id="154" w:author="Jim" w:date="2016-07-03T10:46:00Z">
        <w:r w:rsidDel="00D872BD">
          <w:delText>that we would like to use is the</w:delText>
        </w:r>
      </w:del>
      <w:ins w:id="155" w:author="Jim" w:date="2016-07-03T10:46:00Z">
        <w:r w:rsidR="00D872BD">
          <w:t>provided</w:t>
        </w:r>
      </w:ins>
      <w:r>
        <w:t xml:space="preserve"> </w:t>
      </w:r>
      <w:del w:id="156" w:author="Jim" w:date="2016-07-03T10:47:00Z">
        <w:r w:rsidRPr="00D2331F" w:rsidDel="00D872BD">
          <w:delText>L</w:delText>
        </w:r>
      </w:del>
      <w:ins w:id="157" w:author="Jim" w:date="2016-07-03T10:47:00Z">
        <w:r w:rsidR="00D872BD">
          <w:t>l</w:t>
        </w:r>
      </w:ins>
      <w:r w:rsidRPr="00D2331F">
        <w:t xml:space="preserve">ocality and ward </w:t>
      </w:r>
      <w:del w:id="158" w:author="Jim" w:date="2016-07-03T10:47:00Z">
        <w:r w:rsidRPr="00D2331F" w:rsidDel="00D872BD">
          <w:delText xml:space="preserve">data </w:delText>
        </w:r>
      </w:del>
      <w:ins w:id="159" w:author="Jim" w:date="2016-07-03T10:47:00Z">
        <w:r w:rsidR="00D872BD">
          <w:t>demographic</w:t>
        </w:r>
        <w:r w:rsidR="00D872BD" w:rsidRPr="00D2331F">
          <w:t xml:space="preserve"> </w:t>
        </w:r>
      </w:ins>
      <w:r w:rsidRPr="00D2331F">
        <w:t>profiles</w:t>
      </w:r>
      <w:del w:id="160" w:author="Jim" w:date="2016-07-03T10:47:00Z">
        <w:r w:rsidDel="00D872BD">
          <w:delText xml:space="preserve"> from </w:delText>
        </w:r>
        <w:r w:rsidR="00DD6988" w:rsidDel="00D872BD">
          <w:fldChar w:fldCharType="begin"/>
        </w:r>
        <w:r w:rsidR="00DD6988" w:rsidDel="00D872BD">
          <w:delInstrText xml:space="preserve"> HYPERLINK "http://www.edinburgh.gov.uk/info/20247/edinburgh_by_numbers/1393/locality_and_ward_data_profiles" </w:delInstrText>
        </w:r>
        <w:r w:rsidR="00DD6988" w:rsidDel="00D872BD">
          <w:fldChar w:fldCharType="separate"/>
        </w:r>
        <w:r w:rsidRPr="00F02EA5" w:rsidDel="00D872BD">
          <w:rPr>
            <w:rStyle w:val="Hyperlink"/>
          </w:rPr>
          <w:delText>http://www.edinburgh.gov.uk/info/20247/edinburgh_by_numbers/1393/locality_and_ward_data_profiles</w:delText>
        </w:r>
        <w:r w:rsidR="00DD6988" w:rsidDel="00D872BD">
          <w:rPr>
            <w:rStyle w:val="Hyperlink"/>
          </w:rPr>
          <w:fldChar w:fldCharType="end"/>
        </w:r>
      </w:del>
      <w:r>
        <w:t>. It contain</w:t>
      </w:r>
      <w:ins w:id="161" w:author="Jim" w:date="2016-07-03T10:49:00Z">
        <w:r w:rsidR="00704966">
          <w:t>ed</w:t>
        </w:r>
      </w:ins>
      <w:del w:id="162" w:author="Jim" w:date="2016-07-03T10:49:00Z">
        <w:r w:rsidDel="00704966">
          <w:delText>s</w:delText>
        </w:r>
      </w:del>
      <w:r>
        <w:t xml:space="preserve"> data </w:t>
      </w:r>
      <w:del w:id="163" w:author="Jim" w:date="2016-07-03T10:49:00Z">
        <w:r w:rsidDel="00704966">
          <w:delText xml:space="preserve">from </w:delText>
        </w:r>
      </w:del>
      <w:ins w:id="164" w:author="Jim" w:date="2016-07-03T10:49:00Z">
        <w:r w:rsidR="00704966">
          <w:t xml:space="preserve">on </w:t>
        </w:r>
      </w:ins>
      <w:del w:id="165" w:author="Jim" w:date="2016-07-03T10:49:00Z">
        <w:r w:rsidDel="00704966">
          <w:delText>Population -</w:delText>
        </w:r>
      </w:del>
      <w:ins w:id="166" w:author="Jim" w:date="2016-07-03T10:49:00Z">
        <w:r w:rsidR="00704966">
          <w:t>–</w:t>
        </w:r>
      </w:ins>
      <w:del w:id="167" w:author="Jim" w:date="2016-07-03T10:49:00Z">
        <w:r w:rsidDel="00704966">
          <w:delText xml:space="preserve"> </w:delText>
        </w:r>
      </w:del>
      <w:r>
        <w:t>gender</w:t>
      </w:r>
      <w:ins w:id="168" w:author="Jim" w:date="2016-07-03T10:49:00Z">
        <w:r w:rsidR="00704966">
          <w:t>,</w:t>
        </w:r>
      </w:ins>
      <w:r>
        <w:t xml:space="preserve"> </w:t>
      </w:r>
      <w:del w:id="169" w:author="Jim" w:date="2016-07-03T10:49:00Z">
        <w:r w:rsidDel="00704966">
          <w:delText xml:space="preserve">and </w:delText>
        </w:r>
      </w:del>
      <w:r>
        <w:t xml:space="preserve">age, </w:t>
      </w:r>
      <w:del w:id="170" w:author="Jim" w:date="2016-07-03T10:49:00Z">
        <w:r w:rsidDel="00704966">
          <w:delText>H</w:delText>
        </w:r>
      </w:del>
      <w:ins w:id="171" w:author="Jim" w:date="2016-07-03T10:49:00Z">
        <w:r w:rsidR="00704966">
          <w:t>h</w:t>
        </w:r>
      </w:ins>
      <w:r>
        <w:t xml:space="preserve">ousing, </w:t>
      </w:r>
      <w:del w:id="172" w:author="Jim" w:date="2016-07-03T10:49:00Z">
        <w:r w:rsidDel="00704966">
          <w:delText>E</w:delText>
        </w:r>
      </w:del>
      <w:ins w:id="173" w:author="Jim" w:date="2016-07-03T10:49:00Z">
        <w:r w:rsidR="00704966">
          <w:t>e</w:t>
        </w:r>
      </w:ins>
      <w:r>
        <w:t xml:space="preserve">mployment, </w:t>
      </w:r>
      <w:del w:id="174" w:author="Jim" w:date="2016-07-03T10:49:00Z">
        <w:r w:rsidDel="00704966">
          <w:delText>E</w:delText>
        </w:r>
      </w:del>
      <w:ins w:id="175" w:author="Jim" w:date="2016-07-03T10:49:00Z">
        <w:r w:rsidR="00704966">
          <w:t>e</w:t>
        </w:r>
      </w:ins>
      <w:r>
        <w:t xml:space="preserve">ducation and professions, </w:t>
      </w:r>
      <w:del w:id="176" w:author="Jim" w:date="2016-07-03T10:49:00Z">
        <w:r w:rsidDel="00704966">
          <w:delText>I</w:delText>
        </w:r>
      </w:del>
      <w:ins w:id="177" w:author="Jim" w:date="2016-07-03T10:49:00Z">
        <w:r w:rsidR="00704966">
          <w:t>i</w:t>
        </w:r>
      </w:ins>
      <w:r>
        <w:t xml:space="preserve">ncome, </w:t>
      </w:r>
      <w:del w:id="178" w:author="Jim" w:date="2016-07-03T10:49:00Z">
        <w:r w:rsidDel="00704966">
          <w:delText>B</w:delText>
        </w:r>
      </w:del>
      <w:ins w:id="179" w:author="Jim" w:date="2016-07-03T10:49:00Z">
        <w:r w:rsidR="00704966">
          <w:t>b</w:t>
        </w:r>
      </w:ins>
      <w:r>
        <w:t xml:space="preserve">enefits, </w:t>
      </w:r>
      <w:del w:id="180" w:author="Jim" w:date="2016-07-03T10:50:00Z">
        <w:r w:rsidDel="00704966">
          <w:delText>H</w:delText>
        </w:r>
      </w:del>
      <w:ins w:id="181" w:author="Jim" w:date="2016-07-03T10:50:00Z">
        <w:r w:rsidR="00704966">
          <w:t>h</w:t>
        </w:r>
      </w:ins>
      <w:r>
        <w:t xml:space="preserve">ealth </w:t>
      </w:r>
      <w:del w:id="182" w:author="Jim" w:date="2016-07-03T10:50:00Z">
        <w:r w:rsidDel="00704966">
          <w:delText>&amp;</w:delText>
        </w:r>
      </w:del>
      <w:ins w:id="183" w:author="Jim" w:date="2016-07-03T10:50:00Z">
        <w:r w:rsidR="00704966">
          <w:t>and</w:t>
        </w:r>
      </w:ins>
      <w:r>
        <w:t xml:space="preserve"> disability, </w:t>
      </w:r>
      <w:del w:id="184" w:author="Jim" w:date="2016-07-03T10:50:00Z">
        <w:r w:rsidDel="00704966">
          <w:delText>L</w:delText>
        </w:r>
      </w:del>
      <w:ins w:id="185" w:author="Jim" w:date="2016-07-03T10:50:00Z">
        <w:r w:rsidR="00704966">
          <w:t>l</w:t>
        </w:r>
      </w:ins>
      <w:r>
        <w:t xml:space="preserve">ifestyle, </w:t>
      </w:r>
      <w:del w:id="186" w:author="Jim" w:date="2016-07-03T10:50:00Z">
        <w:r w:rsidDel="00704966">
          <w:delText>S</w:delText>
        </w:r>
      </w:del>
      <w:ins w:id="187" w:author="Jim" w:date="2016-07-03T10:50:00Z">
        <w:r w:rsidR="00704966">
          <w:t>s</w:t>
        </w:r>
      </w:ins>
      <w:r>
        <w:t xml:space="preserve">atisfaction with </w:t>
      </w:r>
      <w:del w:id="188" w:author="Jim" w:date="2016-07-03T10:50:00Z">
        <w:r w:rsidDel="00704966">
          <w:delText>S</w:delText>
        </w:r>
      </w:del>
      <w:ins w:id="189" w:author="Jim" w:date="2016-07-03T10:50:00Z">
        <w:r w:rsidR="00704966">
          <w:t>s</w:t>
        </w:r>
      </w:ins>
      <w:r>
        <w:t>ervices,</w:t>
      </w:r>
      <w:ins w:id="190" w:author="Jim" w:date="2016-07-03T10:50:00Z">
        <w:r w:rsidR="00704966">
          <w:t xml:space="preserve"> and</w:t>
        </w:r>
      </w:ins>
      <w:r>
        <w:t xml:space="preserve"> Scottish Index of Multiple Deprivation data. </w:t>
      </w:r>
    </w:p>
    <w:p w14:paraId="0E34E88C" w14:textId="71D36E48" w:rsidR="00704966" w:rsidRDefault="00D2331F" w:rsidP="00D2331F">
      <w:pPr>
        <w:rPr>
          <w:ins w:id="191" w:author="Jim" w:date="2016-07-03T10:52:00Z"/>
        </w:rPr>
      </w:pPr>
      <w:del w:id="192" w:author="Jim" w:date="2016-07-03T10:50:00Z">
        <w:r w:rsidDel="00704966">
          <w:delText>In general w</w:delText>
        </w:r>
      </w:del>
      <w:ins w:id="193" w:author="Jim" w:date="2016-07-03T10:50:00Z">
        <w:r w:rsidR="00704966">
          <w:t>W</w:t>
        </w:r>
      </w:ins>
      <w:r>
        <w:t xml:space="preserve">e </w:t>
      </w:r>
      <w:del w:id="194" w:author="Jim" w:date="2016-07-03T10:50:00Z">
        <w:r w:rsidDel="00704966">
          <w:delText>would like</w:delText>
        </w:r>
      </w:del>
      <w:ins w:id="195" w:author="Jim" w:date="2016-07-03T10:50:00Z">
        <w:r w:rsidR="00704966">
          <w:t>used this data in order</w:t>
        </w:r>
      </w:ins>
      <w:r>
        <w:t xml:space="preserve"> </w:t>
      </w:r>
      <w:r w:rsidR="00D41DA4">
        <w:t xml:space="preserve">to compare </w:t>
      </w:r>
      <w:r>
        <w:t>the population, income and property prices</w:t>
      </w:r>
      <w:r w:rsidR="00D41DA4">
        <w:t xml:space="preserve"> with the amount of restaurants there are</w:t>
      </w:r>
      <w:r>
        <w:t>. However</w:t>
      </w:r>
      <w:ins w:id="196" w:author="Jim" w:date="2016-07-03T10:51:00Z">
        <w:r w:rsidR="00704966">
          <w:t>,</w:t>
        </w:r>
      </w:ins>
      <w:r>
        <w:t xml:space="preserve"> th</w:t>
      </w:r>
      <w:ins w:id="197" w:author="Jim" w:date="2016-07-03T10:51:00Z">
        <w:r w:rsidR="00704966">
          <w:t>is</w:t>
        </w:r>
      </w:ins>
      <w:del w:id="198" w:author="Jim" w:date="2016-07-03T10:51:00Z">
        <w:r w:rsidDel="00704966">
          <w:delText>e</w:delText>
        </w:r>
      </w:del>
      <w:r>
        <w:t xml:space="preserve"> data </w:t>
      </w:r>
      <w:del w:id="199" w:author="Jim" w:date="2016-07-03T10:51:00Z">
        <w:r w:rsidDel="00704966">
          <w:delText>i</w:delText>
        </w:r>
      </w:del>
      <w:ins w:id="200" w:author="Jim" w:date="2016-07-03T10:51:00Z">
        <w:r w:rsidR="00704966">
          <w:t>wa</w:t>
        </w:r>
      </w:ins>
      <w:r>
        <w:t xml:space="preserve">s organized by ward. </w:t>
      </w:r>
      <w:del w:id="201" w:author="Jim" w:date="2016-07-03T10:52:00Z">
        <w:r w:rsidDel="00704966">
          <w:delText xml:space="preserve">Therefore </w:delText>
        </w:r>
      </w:del>
      <w:ins w:id="202" w:author="Jim" w:date="2016-07-03T10:52:00Z">
        <w:r w:rsidR="00704966">
          <w:t>Therefore it</w:t>
        </w:r>
      </w:ins>
      <w:ins w:id="203" w:author="Jim" w:date="2016-07-03T10:51:00Z">
        <w:r w:rsidR="00704966">
          <w:t xml:space="preserve"> was necessary for us to map </w:t>
        </w:r>
      </w:ins>
      <w:del w:id="204" w:author="Jim" w:date="2016-07-03T10:51:00Z">
        <w:r w:rsidDel="00704966">
          <w:delText xml:space="preserve">we have to give </w:delText>
        </w:r>
      </w:del>
      <w:r>
        <w:t xml:space="preserve">each ward </w:t>
      </w:r>
      <w:ins w:id="205" w:author="Jim" w:date="2016-07-03T10:52:00Z">
        <w:r w:rsidR="00704966">
          <w:t xml:space="preserve">to </w:t>
        </w:r>
      </w:ins>
      <w:r>
        <w:t xml:space="preserve">a zip code. </w:t>
      </w:r>
    </w:p>
    <w:p w14:paraId="4ABF8E40" w14:textId="7D2AA5F6" w:rsidR="005532A2" w:rsidRDefault="00D2331F" w:rsidP="005532A2">
      <w:pPr>
        <w:rPr>
          <w:ins w:id="206" w:author="Kane Wu" w:date="2016-07-03T12:20:00Z"/>
        </w:rPr>
      </w:pPr>
      <w:del w:id="207" w:author="Jim" w:date="2016-07-03T10:52:00Z">
        <w:r w:rsidDel="00704966">
          <w:lastRenderedPageBreak/>
          <w:delText xml:space="preserve">Through </w:delText>
        </w:r>
      </w:del>
      <w:ins w:id="208" w:author="Jim" w:date="2016-07-03T10:52:00Z">
        <w:r w:rsidR="00704966">
          <w:t xml:space="preserve">We used a second external </w:t>
        </w:r>
      </w:ins>
      <w:del w:id="209" w:author="Jim" w:date="2016-07-03T10:52:00Z">
        <w:r w:rsidDel="00704966">
          <w:delText xml:space="preserve">another set of </w:delText>
        </w:r>
      </w:del>
      <w:r>
        <w:t xml:space="preserve">data </w:t>
      </w:r>
      <w:ins w:id="210" w:author="Jim" w:date="2016-07-03T10:52:00Z">
        <w:r w:rsidR="00704966">
          <w:t xml:space="preserve">set </w:t>
        </w:r>
      </w:ins>
      <w:del w:id="211" w:author="Jim" w:date="2016-07-03T10:52:00Z">
        <w:r w:rsidDel="00704966">
          <w:delText xml:space="preserve">that we collected the </w:delText>
        </w:r>
      </w:del>
      <w:ins w:id="212" w:author="Jim" w:date="2016-07-03T10:52:00Z">
        <w:r w:rsidR="00704966">
          <w:t xml:space="preserve"> of </w:t>
        </w:r>
      </w:ins>
      <w:r>
        <w:t>po</w:t>
      </w:r>
      <w:del w:id="213" w:author="Jim" w:date="2016-07-03T10:52:00Z">
        <w:r w:rsidDel="00704966">
          <w:delText>o</w:delText>
        </w:r>
      </w:del>
      <w:ins w:id="214" w:author="Jim" w:date="2016-07-03T10:52:00Z">
        <w:r w:rsidR="00704966">
          <w:t>l</w:t>
        </w:r>
      </w:ins>
      <w:r>
        <w:t xml:space="preserve">ling districts from the </w:t>
      </w:r>
      <w:del w:id="215" w:author="Jim" w:date="2016-07-03T10:52:00Z">
        <w:r w:rsidDel="00704966">
          <w:delText>c</w:delText>
        </w:r>
      </w:del>
      <w:ins w:id="216" w:author="Jim" w:date="2016-07-03T10:53:00Z">
        <w:r w:rsidR="00704966">
          <w:fldChar w:fldCharType="begin"/>
        </w:r>
        <w:r w:rsidR="00704966">
          <w:instrText xml:space="preserve"> HYPERLINK "http://data.edinburghcouncilmaps.info/datasets/2cee9b18a21344b0879c3c51d71fd2c6_28" </w:instrText>
        </w:r>
        <w:r w:rsidR="00704966">
          <w:fldChar w:fldCharType="separate"/>
        </w:r>
        <w:r w:rsidR="00704966" w:rsidRPr="00704966">
          <w:rPr>
            <w:rStyle w:val="Hyperlink"/>
          </w:rPr>
          <w:t>C</w:t>
        </w:r>
        <w:r w:rsidRPr="00704966">
          <w:rPr>
            <w:rStyle w:val="Hyperlink"/>
          </w:rPr>
          <w:t>ity of Edinburgh Mapping portal</w:t>
        </w:r>
        <w:r w:rsidR="00704966">
          <w:fldChar w:fldCharType="end"/>
        </w:r>
        <w:r w:rsidR="00704966">
          <w:t>.</w:t>
        </w:r>
      </w:ins>
      <w:del w:id="217" w:author="Jim" w:date="2016-07-03T10:53:00Z">
        <w:r w:rsidDel="00704966">
          <w:delText xml:space="preserve"> (</w:delText>
        </w:r>
        <w:r w:rsidR="00DD6988" w:rsidDel="00704966">
          <w:fldChar w:fldCharType="begin"/>
        </w:r>
        <w:r w:rsidR="00DD6988" w:rsidDel="00704966">
          <w:delInstrText xml:space="preserve"> HYPERLINK "http://data.edinburghcouncilmaps.info/datasets/2cee9b18a21344b0879c3c51d71fd2c6_28" </w:delInstrText>
        </w:r>
        <w:r w:rsidR="00DD6988" w:rsidDel="00704966">
          <w:fldChar w:fldCharType="separate"/>
        </w:r>
        <w:r w:rsidRPr="00F02EA5" w:rsidDel="00704966">
          <w:rPr>
            <w:rStyle w:val="Hyperlink"/>
          </w:rPr>
          <w:delText>http://data.edinburghcouncilmaps.info/datasets/2cee9b18a21344b0879c3c51d71fd2c6_28</w:delText>
        </w:r>
        <w:r w:rsidR="00DD6988" w:rsidDel="00704966">
          <w:rPr>
            <w:rStyle w:val="Hyperlink"/>
          </w:rPr>
          <w:fldChar w:fldCharType="end"/>
        </w:r>
        <w:r w:rsidDel="00704966">
          <w:delText>),</w:delText>
        </w:r>
      </w:del>
      <w:r>
        <w:t xml:space="preserve"> </w:t>
      </w:r>
      <w:ins w:id="218" w:author="Kane Wu" w:date="2016-07-03T12:20:00Z">
        <w:r w:rsidR="005532A2">
          <w:t xml:space="preserve">Figure 1 below is a demonstration of the different polling districts and figure 2 are the wards districts. </w:t>
        </w:r>
      </w:ins>
    </w:p>
    <w:p w14:paraId="6BC13D60" w14:textId="13F12D35" w:rsidR="00C51702" w:rsidDel="005532A2" w:rsidRDefault="00D2331F" w:rsidP="00D2331F">
      <w:pPr>
        <w:rPr>
          <w:del w:id="219" w:author="Kane Wu" w:date="2016-07-03T12:20:00Z"/>
        </w:rPr>
      </w:pPr>
      <w:del w:id="220" w:author="Kane Wu" w:date="2016-07-03T12:20:00Z">
        <w:r w:rsidDel="005532A2">
          <w:delText>w</w:delText>
        </w:r>
      </w:del>
      <w:ins w:id="221" w:author="Jim" w:date="2016-07-03T10:53:00Z">
        <w:del w:id="222" w:author="Kane Wu" w:date="2016-07-03T12:20:00Z">
          <w:r w:rsidR="00704966" w:rsidDel="005532A2">
            <w:delText>W</w:delText>
          </w:r>
        </w:del>
      </w:ins>
      <w:del w:id="223" w:author="Kane Wu" w:date="2016-07-03T12:20:00Z">
        <w:r w:rsidDel="005532A2">
          <w:delText>e noticed that there is a zip code for each polling place</w:delText>
        </w:r>
      </w:del>
      <w:ins w:id="224" w:author="Jim" w:date="2016-07-03T10:53:00Z">
        <w:del w:id="225" w:author="Kane Wu" w:date="2016-07-03T12:20:00Z">
          <w:r w:rsidR="00704966" w:rsidDel="005532A2">
            <w:delText>location was assigned to a zip code</w:delText>
          </w:r>
        </w:del>
      </w:ins>
      <w:del w:id="226" w:author="Kane Wu" w:date="2016-07-03T12:20:00Z">
        <w:r w:rsidDel="005532A2">
          <w:delText>. Therefore</w:delText>
        </w:r>
        <w:r w:rsidR="00D41DA4" w:rsidDel="005532A2">
          <w:delText xml:space="preserve"> for </w:delText>
        </w:r>
      </w:del>
      <w:ins w:id="227" w:author="Jim" w:date="2016-07-03T10:54:00Z">
        <w:del w:id="228" w:author="Kane Wu" w:date="2016-07-03T12:20:00Z">
          <w:r w:rsidR="00704966" w:rsidDel="005532A2">
            <w:delText xml:space="preserve">We therefore </w:delText>
          </w:r>
        </w:del>
      </w:ins>
      <w:del w:id="229" w:author="Kane Wu" w:date="2016-07-03T12:20:00Z">
        <w:r w:rsidR="00D41DA4" w:rsidDel="005532A2">
          <w:delText>each ward,</w:delText>
        </w:r>
        <w:r w:rsidDel="005532A2">
          <w:delText xml:space="preserve"> we used the zip code </w:delText>
        </w:r>
        <w:r w:rsidR="00C51702" w:rsidDel="005532A2">
          <w:delText>of the</w:delText>
        </w:r>
        <w:r w:rsidR="00D41DA4" w:rsidDel="005532A2">
          <w:delText xml:space="preserve"> polling districts</w:delText>
        </w:r>
      </w:del>
      <w:ins w:id="230" w:author="Jim" w:date="2016-07-03T10:54:00Z">
        <w:del w:id="231" w:author="Kane Wu" w:date="2016-07-03T12:20:00Z">
          <w:r w:rsidR="00704966" w:rsidDel="005532A2">
            <w:delText xml:space="preserve"> in order to map back to ward</w:delText>
          </w:r>
        </w:del>
      </w:ins>
      <w:del w:id="232" w:author="Kane Wu" w:date="2016-07-03T12:20:00Z">
        <w:r w:rsidR="00C51702" w:rsidDel="005532A2">
          <w:delText xml:space="preserve">. As a </w:delText>
        </w:r>
      </w:del>
      <w:ins w:id="233" w:author="Jim" w:date="2016-07-03T10:54:00Z">
        <w:del w:id="234" w:author="Kane Wu" w:date="2016-07-03T12:20:00Z">
          <w:r w:rsidR="00704966" w:rsidDel="005532A2">
            <w:delText xml:space="preserve">some </w:delText>
          </w:r>
        </w:del>
      </w:ins>
      <w:del w:id="235" w:author="Kane Wu" w:date="2016-07-03T12:20:00Z">
        <w:r w:rsidR="00C51702" w:rsidDel="005532A2">
          <w:delText>ward</w:delText>
        </w:r>
      </w:del>
      <w:ins w:id="236" w:author="Jim" w:date="2016-07-03T10:54:00Z">
        <w:del w:id="237" w:author="Kane Wu" w:date="2016-07-03T12:20:00Z">
          <w:r w:rsidR="00704966" w:rsidDel="005532A2">
            <w:delText>s</w:delText>
          </w:r>
        </w:del>
      </w:ins>
      <w:del w:id="238" w:author="Kane Wu" w:date="2016-07-03T12:20:00Z">
        <w:r w:rsidR="00C51702" w:rsidDel="005532A2">
          <w:delText xml:space="preserve"> might ha</w:delText>
        </w:r>
      </w:del>
      <w:ins w:id="239" w:author="Jim" w:date="2016-07-03T10:54:00Z">
        <w:del w:id="240" w:author="Kane Wu" w:date="2016-07-03T12:20:00Z">
          <w:r w:rsidR="00704966" w:rsidDel="005532A2">
            <w:delText>d</w:delText>
          </w:r>
        </w:del>
      </w:ins>
      <w:del w:id="241" w:author="Kane Wu" w:date="2016-07-03T12:20:00Z">
        <w:r w:rsidR="00C51702" w:rsidDel="005532A2">
          <w:delText xml:space="preserve">ve numerous polling districts </w:delText>
        </w:r>
      </w:del>
      <w:del w:id="242" w:author="Kane Wu" w:date="2016-07-03T12:18:00Z">
        <w:r w:rsidR="00C51702" w:rsidDel="005532A2">
          <w:delText>with</w:delText>
        </w:r>
      </w:del>
      <w:ins w:id="243" w:author="Jim" w:date="2016-07-03T10:54:00Z">
        <w:del w:id="244" w:author="Kane Wu" w:date="2016-07-03T12:18:00Z">
          <w:r w:rsidR="00704966" w:rsidDel="005532A2">
            <w:delText>ing</w:delText>
          </w:r>
        </w:del>
        <w:del w:id="245" w:author="Kane Wu" w:date="2016-07-03T12:20:00Z">
          <w:r w:rsidR="00704966" w:rsidDel="005532A2">
            <w:delText xml:space="preserve"> them</w:delText>
          </w:r>
        </w:del>
      </w:ins>
      <w:del w:id="246" w:author="Kane Wu" w:date="2016-07-03T12:20:00Z">
        <w:r w:rsidR="00C51702" w:rsidDel="005532A2">
          <w:delText xml:space="preserve"> different zips, we use</w:delText>
        </w:r>
      </w:del>
      <w:ins w:id="247" w:author="Jim" w:date="2016-07-03T10:54:00Z">
        <w:del w:id="248" w:author="Kane Wu" w:date="2016-07-03T12:20:00Z">
          <w:r w:rsidR="00704966" w:rsidDel="005532A2">
            <w:delText>d</w:delText>
          </w:r>
        </w:del>
      </w:ins>
      <w:del w:id="249" w:author="Kane Wu" w:date="2016-07-03T12:20:00Z">
        <w:r w:rsidR="00C51702" w:rsidDel="005532A2">
          <w:delText xml:space="preserve"> the highest count of zip </w:delText>
        </w:r>
      </w:del>
      <w:ins w:id="250" w:author="Jim" w:date="2016-07-03T10:54:00Z">
        <w:del w:id="251" w:author="Kane Wu" w:date="2016-07-03T12:20:00Z">
          <w:r w:rsidR="00704966" w:rsidDel="005532A2">
            <w:delText xml:space="preserve">code with the largest number of occurrences in the ward </w:delText>
          </w:r>
        </w:del>
      </w:ins>
      <w:del w:id="252" w:author="Kane Wu" w:date="2016-07-03T12:20:00Z">
        <w:r w:rsidR="00C51702" w:rsidDel="005532A2">
          <w:delText xml:space="preserve">for that ward </w:delText>
        </w:r>
      </w:del>
      <w:ins w:id="253" w:author="Jim" w:date="2016-07-03T10:55:00Z">
        <w:del w:id="254" w:author="Kane Wu" w:date="2016-07-03T12:20:00Z">
          <w:r w:rsidR="00704966" w:rsidDel="005532A2">
            <w:delText>(</w:delText>
          </w:r>
        </w:del>
      </w:ins>
      <w:del w:id="255" w:author="Kane Wu" w:date="2016-07-03T12:20:00Z">
        <w:r w:rsidR="00E14810" w:rsidDel="005532A2">
          <w:delText xml:space="preserve">as </w:delText>
        </w:r>
        <w:r w:rsidR="00C51702" w:rsidDel="005532A2">
          <w:delText xml:space="preserve">long as </w:delText>
        </w:r>
        <w:r w:rsidR="00E14810" w:rsidDel="005532A2">
          <w:delText>the zip</w:delText>
        </w:r>
      </w:del>
      <w:ins w:id="256" w:author="Jim" w:date="2016-07-03T10:55:00Z">
        <w:del w:id="257" w:author="Kane Wu" w:date="2016-07-03T12:20:00Z">
          <w:r w:rsidR="00704966" w:rsidDel="005532A2">
            <w:delText xml:space="preserve"> </w:delText>
          </w:r>
        </w:del>
      </w:ins>
      <w:del w:id="258" w:author="Kane Wu" w:date="2016-07-03T12:20:00Z">
        <w:r w:rsidR="00E14810" w:rsidDel="005532A2">
          <w:delText>code i</w:delText>
        </w:r>
      </w:del>
      <w:ins w:id="259" w:author="Jim" w:date="2016-07-03T10:55:00Z">
        <w:del w:id="260" w:author="Kane Wu" w:date="2016-07-03T12:20:00Z">
          <w:r w:rsidR="00704966" w:rsidDel="005532A2">
            <w:delText>was</w:delText>
          </w:r>
        </w:del>
      </w:ins>
      <w:del w:id="261" w:author="Kane Wu" w:date="2016-07-03T12:20:00Z">
        <w:r w:rsidR="00E14810" w:rsidDel="005532A2">
          <w:delText>s from EH1-16</w:delText>
        </w:r>
      </w:del>
      <w:ins w:id="262" w:author="Jim" w:date="2016-07-03T10:55:00Z">
        <w:del w:id="263" w:author="Kane Wu" w:date="2016-07-03T12:20:00Z">
          <w:r w:rsidR="00704966" w:rsidDel="005532A2">
            <w:delText xml:space="preserve"> – our area of interest).</w:delText>
          </w:r>
        </w:del>
      </w:ins>
      <w:del w:id="264" w:author="Kane Wu" w:date="2016-07-03T12:20:00Z">
        <w:r w:rsidR="00E14810" w:rsidDel="005532A2">
          <w:delText xml:space="preserve"> which are where the restaurants from yelp is from. </w:delText>
        </w:r>
        <w:r w:rsidR="00C51702" w:rsidDel="005532A2">
          <w:delText xml:space="preserve">Therefore </w:delText>
        </w:r>
      </w:del>
      <w:ins w:id="265" w:author="Jim" w:date="2016-07-03T10:55:00Z">
        <w:del w:id="266" w:author="Kane Wu" w:date="2016-07-03T12:20:00Z">
          <w:r w:rsidR="00704966" w:rsidDel="005532A2">
            <w:delText xml:space="preserve">For example </w:delText>
          </w:r>
        </w:del>
      </w:ins>
      <w:del w:id="267" w:author="Kane Wu" w:date="2016-07-03T12:20:00Z">
        <w:r w:rsidR="00C51702" w:rsidDel="005532A2">
          <w:delText xml:space="preserve">if the ward </w:delText>
        </w:r>
      </w:del>
      <w:ins w:id="268" w:author="Jim" w:date="2016-07-03T10:55:00Z">
        <w:del w:id="269" w:author="Kane Wu" w:date="2016-07-03T12:20:00Z">
          <w:r w:rsidR="00704966" w:rsidDel="005532A2">
            <w:delText>“</w:delText>
          </w:r>
        </w:del>
      </w:ins>
      <w:del w:id="270" w:author="Kane Wu" w:date="2016-07-03T12:20:00Z">
        <w:r w:rsidR="00C51702" w:rsidDel="005532A2">
          <w:delText>Almond</w:delText>
        </w:r>
      </w:del>
      <w:ins w:id="271" w:author="Jim" w:date="2016-07-03T10:55:00Z">
        <w:del w:id="272" w:author="Kane Wu" w:date="2016-07-03T12:20:00Z">
          <w:r w:rsidR="00704966" w:rsidDel="005532A2">
            <w:delText>”</w:delText>
          </w:r>
        </w:del>
      </w:ins>
      <w:del w:id="273" w:author="Kane Wu" w:date="2016-07-03T12:20:00Z">
        <w:r w:rsidR="00C51702" w:rsidDel="005532A2">
          <w:delText xml:space="preserve"> has 4 zip</w:delText>
        </w:r>
      </w:del>
      <w:ins w:id="274" w:author="Jim" w:date="2016-07-03T10:55:00Z">
        <w:del w:id="275" w:author="Kane Wu" w:date="2016-07-03T12:20:00Z">
          <w:r w:rsidR="00704966" w:rsidDel="005532A2">
            <w:delText xml:space="preserve"> codes</w:delText>
          </w:r>
        </w:del>
      </w:ins>
      <w:del w:id="276" w:author="Kane Wu" w:date="2016-07-03T12:20:00Z">
        <w:r w:rsidR="00C51702" w:rsidDel="005532A2">
          <w:delText xml:space="preserve">s from </w:delText>
        </w:r>
      </w:del>
      <w:ins w:id="277" w:author="Jim" w:date="2016-07-03T10:55:00Z">
        <w:del w:id="278" w:author="Kane Wu" w:date="2016-07-03T12:20:00Z">
          <w:r w:rsidR="00704966" w:rsidDel="005532A2">
            <w:delText xml:space="preserve">in </w:delText>
          </w:r>
        </w:del>
      </w:ins>
      <w:del w:id="279" w:author="Kane Wu" w:date="2016-07-03T12:20:00Z">
        <w:r w:rsidR="00C51702" w:rsidDel="005532A2">
          <w:delText xml:space="preserve">EH4 and only 1 from </w:delText>
        </w:r>
      </w:del>
      <w:ins w:id="280" w:author="Jim" w:date="2016-07-03T10:56:00Z">
        <w:del w:id="281" w:author="Kane Wu" w:date="2016-07-03T12:20:00Z">
          <w:r w:rsidR="00704966" w:rsidDel="005532A2">
            <w:delText xml:space="preserve">in </w:delText>
          </w:r>
        </w:del>
      </w:ins>
      <w:del w:id="282" w:author="Kane Wu" w:date="2016-07-03T12:20:00Z">
        <w:r w:rsidR="00C51702" w:rsidDel="005532A2">
          <w:delText>EH2 we will considered Almond to be part of EH4 and the population will be from there.</w:delText>
        </w:r>
      </w:del>
    </w:p>
    <w:p w14:paraId="6F5C7DFD" w14:textId="77777777" w:rsidR="00C51702" w:rsidRDefault="00C51702" w:rsidP="00D2331F">
      <w:commentRangeStart w:id="283"/>
      <w:commentRangeStart w:id="284"/>
      <w:commentRangeStart w:id="285"/>
      <w:r>
        <w:rPr>
          <w:noProof/>
        </w:rPr>
        <w:drawing>
          <wp:inline distT="0" distB="0" distL="0" distR="0" wp14:anchorId="41A614B2" wp14:editId="1B74CABB">
            <wp:extent cx="2629868"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209" cy="1996523"/>
                    </a:xfrm>
                    <a:prstGeom prst="rect">
                      <a:avLst/>
                    </a:prstGeom>
                    <a:noFill/>
                    <a:ln>
                      <a:noFill/>
                    </a:ln>
                  </pic:spPr>
                </pic:pic>
              </a:graphicData>
            </a:graphic>
          </wp:inline>
        </w:drawing>
      </w:r>
      <w:r>
        <w:rPr>
          <w:noProof/>
        </w:rPr>
        <w:drawing>
          <wp:inline distT="0" distB="0" distL="0" distR="0" wp14:anchorId="6A922825" wp14:editId="041B06D6">
            <wp:extent cx="2916079"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4879" cy="2006755"/>
                    </a:xfrm>
                    <a:prstGeom prst="rect">
                      <a:avLst/>
                    </a:prstGeom>
                    <a:noFill/>
                    <a:ln>
                      <a:noFill/>
                    </a:ln>
                  </pic:spPr>
                </pic:pic>
              </a:graphicData>
            </a:graphic>
          </wp:inline>
        </w:drawing>
      </w:r>
    </w:p>
    <w:p w14:paraId="4C6D6546" w14:textId="77777777" w:rsidR="005532A2" w:rsidRDefault="005532A2" w:rsidP="00D2331F">
      <w:pPr>
        <w:rPr>
          <w:ins w:id="286" w:author="Kane Wu" w:date="2016-07-03T12:20:00Z"/>
          <w:i/>
        </w:rPr>
      </w:pPr>
      <w:ins w:id="287" w:author="Kane Wu" w:date="2016-07-03T12:18:00Z">
        <w:r>
          <w:rPr>
            <w:i/>
          </w:rPr>
          <w:t>Figure 1:</w:t>
        </w:r>
      </w:ins>
      <w:r w:rsidR="00C51702" w:rsidRPr="00C51702">
        <w:rPr>
          <w:i/>
        </w:rPr>
        <w:t xml:space="preserve">Polling Districts </w:t>
      </w:r>
      <w:r w:rsidR="00C51702">
        <w:rPr>
          <w:i/>
        </w:rPr>
        <w:tab/>
      </w:r>
      <w:r w:rsidR="00C51702">
        <w:rPr>
          <w:i/>
        </w:rPr>
        <w:tab/>
      </w:r>
      <w:ins w:id="288" w:author="Kane Wu" w:date="2016-07-03T12:18:00Z">
        <w:r>
          <w:rPr>
            <w:i/>
          </w:rPr>
          <w:tab/>
          <w:t>Figure 2:</w:t>
        </w:r>
      </w:ins>
      <w:del w:id="289" w:author="Kane Wu" w:date="2016-07-03T12:18:00Z">
        <w:r w:rsidR="00C51702" w:rsidDel="005532A2">
          <w:rPr>
            <w:i/>
          </w:rPr>
          <w:tab/>
        </w:r>
        <w:r w:rsidR="00C51702" w:rsidDel="005532A2">
          <w:rPr>
            <w:i/>
          </w:rPr>
          <w:tab/>
        </w:r>
        <w:r w:rsidR="00C51702" w:rsidDel="005532A2">
          <w:rPr>
            <w:i/>
          </w:rPr>
          <w:tab/>
        </w:r>
      </w:del>
      <w:ins w:id="290" w:author="Kane Wu" w:date="2016-07-03T12:18:00Z">
        <w:r>
          <w:rPr>
            <w:i/>
          </w:rPr>
          <w:t xml:space="preserve"> </w:t>
        </w:r>
      </w:ins>
      <w:r w:rsidR="00C51702">
        <w:rPr>
          <w:i/>
        </w:rPr>
        <w:t>Wards</w:t>
      </w:r>
      <w:commentRangeEnd w:id="283"/>
      <w:r w:rsidR="00704966">
        <w:rPr>
          <w:rStyle w:val="CommentReference"/>
        </w:rPr>
        <w:commentReference w:id="283"/>
      </w:r>
      <w:commentRangeEnd w:id="284"/>
      <w:commentRangeEnd w:id="285"/>
    </w:p>
    <w:p w14:paraId="4A5A4553" w14:textId="4EEA3079" w:rsidR="00C51702" w:rsidRPr="005532A2" w:rsidRDefault="00704966" w:rsidP="00D2331F">
      <w:pPr>
        <w:rPr>
          <w:rPrChange w:id="291" w:author="Kane Wu" w:date="2016-07-03T12:20:00Z">
            <w:rPr>
              <w:i/>
            </w:rPr>
          </w:rPrChange>
        </w:rPr>
      </w:pPr>
      <w:r>
        <w:rPr>
          <w:rStyle w:val="CommentReference"/>
        </w:rPr>
        <w:commentReference w:id="284"/>
      </w:r>
      <w:r w:rsidR="005532A2">
        <w:rPr>
          <w:rStyle w:val="CommentReference"/>
        </w:rPr>
        <w:commentReference w:id="285"/>
      </w:r>
      <w:ins w:id="292" w:author="Kane Wu" w:date="2016-07-03T12:20:00Z">
        <w:r w:rsidR="005532A2" w:rsidRPr="005532A2">
          <w:t xml:space="preserve"> </w:t>
        </w:r>
        <w:r w:rsidR="005532A2">
          <w:t>We noticed that each polling location was assigned to a zip code. We therefore used the zip code of the polling districts in order to map back to ward. As some wards had numerous polling districts within them, we used the zip code with the largest number of occurrences in the ward (as long as the zip code was from EH1-16 – our area of interest</w:t>
        </w:r>
        <w:proofErr w:type="gramStart"/>
        <w:r w:rsidR="005532A2">
          <w:t>)..</w:t>
        </w:r>
        <w:proofErr w:type="gramEnd"/>
        <w:r w:rsidR="005532A2">
          <w:t xml:space="preserve"> For </w:t>
        </w:r>
        <w:proofErr w:type="gramStart"/>
        <w:r w:rsidR="005532A2">
          <w:t>example</w:t>
        </w:r>
        <w:proofErr w:type="gramEnd"/>
        <w:r w:rsidR="005532A2">
          <w:t xml:space="preserve"> if the ward “Almond” has 4 zip codes in EH4 and only 1 in EH2 we considered Almond to be part of EH4. </w:t>
        </w:r>
      </w:ins>
    </w:p>
    <w:p w14:paraId="04226915" w14:textId="0463F1B6" w:rsidR="00D2331F" w:rsidRDefault="00E14810" w:rsidP="00D2331F">
      <w:commentRangeStart w:id="293"/>
      <w:commentRangeStart w:id="294"/>
      <w:del w:id="295" w:author="Jim" w:date="2016-07-03T10:59:00Z">
        <w:r w:rsidDel="00704966">
          <w:delText xml:space="preserve">However due to the fact that </w:delText>
        </w:r>
      </w:del>
      <w:ins w:id="296" w:author="Jim" w:date="2016-07-03T10:59:00Z">
        <w:del w:id="297" w:author="Kane Wu" w:date="2016-07-03T12:21:00Z">
          <w:r w:rsidR="00704966" w:rsidDel="005532A2">
            <w:delText>S</w:delText>
          </w:r>
        </w:del>
      </w:ins>
      <w:del w:id="298" w:author="Kane Wu" w:date="2016-07-03T12:21:00Z">
        <w:r w:rsidDel="005532A2">
          <w:delText>some wards encompass</w:delText>
        </w:r>
      </w:del>
      <w:ins w:id="299" w:author="Jim" w:date="2016-07-03T10:59:00Z">
        <w:del w:id="300" w:author="Kane Wu" w:date="2016-07-03T12:21:00Z">
          <w:r w:rsidR="00704966" w:rsidDel="005532A2">
            <w:delText>ed</w:delText>
          </w:r>
        </w:del>
      </w:ins>
      <w:del w:id="301" w:author="Kane Wu" w:date="2016-07-03T12:21:00Z">
        <w:r w:rsidDel="005532A2">
          <w:delText xml:space="preserve"> two zip codes,</w:delText>
        </w:r>
      </w:del>
      <w:ins w:id="302" w:author="Jim" w:date="2016-07-03T10:59:00Z">
        <w:del w:id="303" w:author="Kane Wu" w:date="2016-07-03T12:21:00Z">
          <w:r w:rsidR="00704966" w:rsidDel="005532A2">
            <w:delText>.</w:delText>
          </w:r>
        </w:del>
      </w:ins>
      <w:ins w:id="304" w:author="Kane Wu" w:date="2016-07-03T12:21:00Z">
        <w:r w:rsidR="005532A2">
          <w:t xml:space="preserve">As some zip codes are really small such as EH1 and EH2, there are </w:t>
        </w:r>
      </w:ins>
      <w:del w:id="305" w:author="Kane Wu" w:date="2016-07-03T12:21:00Z">
        <w:r w:rsidDel="005532A2">
          <w:delText xml:space="preserve"> </w:delText>
        </w:r>
      </w:del>
      <w:del w:id="306" w:author="Jim" w:date="2016-07-03T10:59:00Z">
        <w:r w:rsidDel="00704966">
          <w:delText>t</w:delText>
        </w:r>
      </w:del>
      <w:ins w:id="307" w:author="Jim" w:date="2016-07-03T10:59:00Z">
        <w:del w:id="308" w:author="Kane Wu" w:date="2016-07-03T12:21:00Z">
          <w:r w:rsidR="00704966" w:rsidDel="005532A2">
            <w:delText>T</w:delText>
          </w:r>
        </w:del>
      </w:ins>
      <w:del w:id="309" w:author="Kane Wu" w:date="2016-07-03T12:21:00Z">
        <w:r w:rsidDel="005532A2">
          <w:delText>here</w:delText>
        </w:r>
      </w:del>
      <w:ins w:id="310" w:author="Jim" w:date="2016-07-03T10:59:00Z">
        <w:del w:id="311" w:author="Kane Wu" w:date="2016-07-03T12:21:00Z">
          <w:r w:rsidR="00704966" w:rsidDel="005532A2">
            <w:delText>fore</w:delText>
          </w:r>
        </w:del>
      </w:ins>
      <w:del w:id="312" w:author="Kane Wu" w:date="2016-07-03T12:21:00Z">
        <w:r w:rsidDel="005532A2">
          <w:delText xml:space="preserve"> </w:delText>
        </w:r>
      </w:del>
      <w:del w:id="313" w:author="Jim" w:date="2016-07-03T11:00:00Z">
        <w:r w:rsidDel="00704966">
          <w:delText xml:space="preserve">will be </w:delText>
        </w:r>
      </w:del>
      <w:r>
        <w:t xml:space="preserve">some zip codes </w:t>
      </w:r>
      <w:ins w:id="314" w:author="Kane Wu" w:date="2016-07-03T12:21:00Z">
        <w:r w:rsidR="005532A2">
          <w:t xml:space="preserve">that </w:t>
        </w:r>
      </w:ins>
      <w:del w:id="315" w:author="Jim" w:date="2016-07-03T11:00:00Z">
        <w:r w:rsidDel="005D6C34">
          <w:delText>that does not belong</w:delText>
        </w:r>
      </w:del>
      <w:ins w:id="316" w:author="Jim" w:date="2016-07-03T11:00:00Z">
        <w:r w:rsidR="005D6C34">
          <w:t>were not assigned</w:t>
        </w:r>
      </w:ins>
      <w:r>
        <w:t xml:space="preserve"> to any </w:t>
      </w:r>
      <w:ins w:id="317" w:author="Jim" w:date="2016-07-03T11:00:00Z">
        <w:r w:rsidR="005D6C34">
          <w:t xml:space="preserve">single </w:t>
        </w:r>
      </w:ins>
      <w:r>
        <w:t xml:space="preserve">ward using the method above. </w:t>
      </w:r>
      <w:del w:id="318" w:author="Jim" w:date="2016-07-03T11:00:00Z">
        <w:r w:rsidDel="005D6C34">
          <w:delText>Therefore f</w:delText>
        </w:r>
      </w:del>
      <w:ins w:id="319" w:author="Jim" w:date="2016-07-03T11:00:00Z">
        <w:r w:rsidR="005D6C34">
          <w:t>F</w:t>
        </w:r>
      </w:ins>
      <w:r>
        <w:t>or those zip codes</w:t>
      </w:r>
      <w:del w:id="320" w:author="Jim" w:date="2016-07-03T11:00:00Z">
        <w:r w:rsidDel="005D6C34">
          <w:delText>,</w:delText>
        </w:r>
      </w:del>
      <w:r>
        <w:t xml:space="preserve"> we </w:t>
      </w:r>
      <w:del w:id="321" w:author="Jim" w:date="2016-07-03T11:00:00Z">
        <w:r w:rsidDel="005D6C34">
          <w:delText xml:space="preserve">have </w:delText>
        </w:r>
      </w:del>
      <w:r w:rsidR="00C51702">
        <w:t xml:space="preserve">found wards that </w:t>
      </w:r>
      <w:del w:id="322" w:author="Jim" w:date="2016-07-03T11:00:00Z">
        <w:r w:rsidR="00C51702" w:rsidDel="005D6C34">
          <w:delText>do belong to</w:delText>
        </w:r>
      </w:del>
      <w:ins w:id="323" w:author="Jim" w:date="2016-07-03T11:00:00Z">
        <w:r w:rsidR="005D6C34">
          <w:t>contained</w:t>
        </w:r>
      </w:ins>
      <w:r w:rsidR="00C51702">
        <w:t xml:space="preserve"> that zip </w:t>
      </w:r>
      <w:del w:id="324" w:author="Jim" w:date="2016-07-03T11:00:00Z">
        <w:r w:rsidR="00C51702" w:rsidDel="005D6C34">
          <w:delText xml:space="preserve">and for that ward </w:delText>
        </w:r>
      </w:del>
      <w:r>
        <w:t xml:space="preserve">divided the population numbers </w:t>
      </w:r>
      <w:del w:id="325" w:author="Jim" w:date="2016-07-03T11:00:00Z">
        <w:r w:rsidDel="005D6C34">
          <w:delText xml:space="preserve">by half </w:delText>
        </w:r>
      </w:del>
      <w:ins w:id="326" w:author="Jim" w:date="2016-07-03T11:00:00Z">
        <w:r w:rsidR="005D6C34">
          <w:t xml:space="preserve">in two </w:t>
        </w:r>
      </w:ins>
      <w:r>
        <w:t xml:space="preserve">and </w:t>
      </w:r>
      <w:del w:id="327" w:author="Jim" w:date="2016-07-03T11:00:00Z">
        <w:r w:rsidDel="005D6C34">
          <w:delText>set it</w:delText>
        </w:r>
      </w:del>
      <w:ins w:id="328" w:author="Jim" w:date="2016-07-03T11:00:00Z">
        <w:r w:rsidR="005D6C34">
          <w:t>assigned half of the population in the ward</w:t>
        </w:r>
      </w:ins>
      <w:r>
        <w:t xml:space="preserve"> </w:t>
      </w:r>
      <w:ins w:id="329" w:author="Jim" w:date="2016-07-03T11:00:00Z">
        <w:r w:rsidR="005D6C34">
          <w:t>to each of</w:t>
        </w:r>
      </w:ins>
      <w:del w:id="330" w:author="Jim" w:date="2016-07-03T11:01:00Z">
        <w:r w:rsidDel="005D6C34">
          <w:delText>for</w:delText>
        </w:r>
      </w:del>
      <w:r>
        <w:t xml:space="preserve"> the two zip codes.</w:t>
      </w:r>
      <w:ins w:id="331" w:author="Kane Wu" w:date="2016-07-03T12:21:00Z">
        <w:r w:rsidR="005532A2">
          <w:t xml:space="preserve"> For </w:t>
        </w:r>
        <w:proofErr w:type="gramStart"/>
        <w:r w:rsidR="005532A2">
          <w:t>example</w:t>
        </w:r>
        <w:proofErr w:type="gramEnd"/>
        <w:r w:rsidR="005532A2">
          <w:t xml:space="preserve"> the ward central city in general</w:t>
        </w:r>
      </w:ins>
      <w:ins w:id="332" w:author="Kane Wu" w:date="2016-07-03T12:22:00Z">
        <w:r w:rsidR="005532A2">
          <w:t xml:space="preserve"> encompass EH1 and EH2. So we split the population for central city into two by half and assign it to the population of EH1 and EH2. </w:t>
        </w:r>
      </w:ins>
      <w:ins w:id="333" w:author="Kane Wu" w:date="2016-07-03T12:21:00Z">
        <w:r w:rsidR="005532A2">
          <w:t xml:space="preserve"> </w:t>
        </w:r>
      </w:ins>
      <w:r>
        <w:t xml:space="preserve"> Income and property prices remain</w:t>
      </w:r>
      <w:ins w:id="334" w:author="Jim" w:date="2016-07-03T11:01:00Z">
        <w:r w:rsidR="005D6C34">
          <w:t>ed</w:t>
        </w:r>
      </w:ins>
      <w:r>
        <w:t xml:space="preserve"> the same.</w:t>
      </w:r>
      <w:commentRangeEnd w:id="293"/>
      <w:r w:rsidR="00704966">
        <w:rPr>
          <w:rStyle w:val="CommentReference"/>
        </w:rPr>
        <w:commentReference w:id="293"/>
      </w:r>
      <w:commentRangeEnd w:id="294"/>
      <w:r w:rsidR="005532A2">
        <w:rPr>
          <w:rStyle w:val="CommentReference"/>
        </w:rPr>
        <w:commentReference w:id="294"/>
      </w:r>
    </w:p>
    <w:p w14:paraId="3725FBA2" w14:textId="13E65821" w:rsidR="00B00137" w:rsidRDefault="00C51702" w:rsidP="00C51702">
      <w:commentRangeStart w:id="335"/>
      <w:commentRangeStart w:id="336"/>
      <w:del w:id="337" w:author="Jim" w:date="2016-07-03T11:01:00Z">
        <w:r w:rsidDel="005D6C34">
          <w:delText>Further from booking.com, w</w:delText>
        </w:r>
      </w:del>
      <w:ins w:id="338" w:author="Jim" w:date="2016-07-03T11:01:00Z">
        <w:r w:rsidR="005D6C34">
          <w:t>W</w:t>
        </w:r>
      </w:ins>
      <w:r>
        <w:t xml:space="preserve">e </w:t>
      </w:r>
      <w:del w:id="339" w:author="Jim" w:date="2016-07-03T11:01:00Z">
        <w:r w:rsidDel="005D6C34">
          <w:delText xml:space="preserve">have </w:delText>
        </w:r>
      </w:del>
      <w:ins w:id="340" w:author="Jim" w:date="2016-07-03T11:01:00Z">
        <w:r w:rsidR="005D6C34">
          <w:t xml:space="preserve">also </w:t>
        </w:r>
      </w:ins>
      <w:r>
        <w:t xml:space="preserve">downloaded </w:t>
      </w:r>
      <w:ins w:id="341" w:author="Jim" w:date="2016-07-03T11:01:00Z">
        <w:r w:rsidR="005D6C34">
          <w:t xml:space="preserve">data on </w:t>
        </w:r>
      </w:ins>
      <w:r>
        <w:t xml:space="preserve">all the hotels </w:t>
      </w:r>
      <w:ins w:id="342" w:author="Jim" w:date="2016-07-03T11:01:00Z">
        <w:r w:rsidR="005D6C34">
          <w:t>in Edinburgh from booking.com</w:t>
        </w:r>
      </w:ins>
      <w:del w:id="343" w:author="Jim" w:date="2016-07-03T11:01:00Z">
        <w:r w:rsidDel="005D6C34">
          <w:delText>that they have in Edinburgh</w:delText>
        </w:r>
      </w:del>
      <w:r>
        <w:t xml:space="preserve">. We </w:t>
      </w:r>
      <w:del w:id="344" w:author="Jim" w:date="2016-07-03T11:01:00Z">
        <w:r w:rsidDel="005D6C34">
          <w:delText xml:space="preserve">have done some cleansing </w:delText>
        </w:r>
      </w:del>
      <w:ins w:id="345" w:author="Jim" w:date="2016-07-03T11:01:00Z">
        <w:r w:rsidR="005D6C34">
          <w:t xml:space="preserve">cleansed this data </w:t>
        </w:r>
      </w:ins>
      <w:r>
        <w:t xml:space="preserve">to </w:t>
      </w:r>
      <w:del w:id="346" w:author="Jim" w:date="2016-07-03T11:01:00Z">
        <w:r w:rsidDel="005D6C34">
          <w:delText xml:space="preserve">it to </w:delText>
        </w:r>
      </w:del>
      <w:r>
        <w:t>extract the zip code so that the data will be useful.</w:t>
      </w:r>
      <w:commentRangeEnd w:id="335"/>
      <w:r w:rsidR="005D6C34">
        <w:rPr>
          <w:rStyle w:val="CommentReference"/>
        </w:rPr>
        <w:commentReference w:id="335"/>
      </w:r>
      <w:commentRangeEnd w:id="336"/>
      <w:r w:rsidR="005532A2">
        <w:rPr>
          <w:rStyle w:val="CommentReference"/>
        </w:rPr>
        <w:commentReference w:id="336"/>
      </w:r>
    </w:p>
    <w:p w14:paraId="473347C0" w14:textId="6932F15A" w:rsidR="00C51702" w:rsidRDefault="00C51702" w:rsidP="006D5739">
      <w:pPr>
        <w:pStyle w:val="Heading2"/>
        <w:rPr>
          <w:ins w:id="347" w:author="Jim" w:date="2016-07-03T11:07:00Z"/>
        </w:rPr>
      </w:pPr>
      <w:r>
        <w:t>Analysis</w:t>
      </w:r>
    </w:p>
    <w:p w14:paraId="6261EF39" w14:textId="3414C53C" w:rsidR="005D6C34" w:rsidRPr="005D6C34" w:rsidRDefault="005D6C34">
      <w:pPr>
        <w:pStyle w:val="Heading3"/>
        <w:pPrChange w:id="348" w:author="Jim" w:date="2016-07-03T11:08:00Z">
          <w:pPr>
            <w:pStyle w:val="Heading2"/>
          </w:pPr>
        </w:pPrChange>
      </w:pPr>
      <w:ins w:id="349" w:author="Jim" w:date="2016-07-03T11:07:00Z">
        <w:r>
          <w:t>Exploratory Data Analysis</w:t>
        </w:r>
      </w:ins>
    </w:p>
    <w:p w14:paraId="155458AF" w14:textId="3ADC42CC" w:rsidR="00C51702" w:rsidRDefault="00C51702" w:rsidP="00D82A2A">
      <w:del w:id="350" w:author="Jim" w:date="2016-07-03T11:02:00Z">
        <w:r w:rsidDel="005D6C34">
          <w:delText xml:space="preserve">We put the information into </w:delText>
        </w:r>
      </w:del>
      <w:ins w:id="351" w:author="Jim" w:date="2016-07-03T11:02:00Z">
        <w:r w:rsidR="005D6C34">
          <w:t xml:space="preserve">We used </w:t>
        </w:r>
      </w:ins>
      <w:r>
        <w:t xml:space="preserve">Tableau </w:t>
      </w:r>
      <w:ins w:id="352" w:author="Jim" w:date="2016-07-03T11:02:00Z">
        <w:r w:rsidR="005D6C34">
          <w:t xml:space="preserve">to undertake an </w:t>
        </w:r>
        <w:del w:id="353" w:author="Kane Wu" w:date="2016-07-03T12:30:00Z">
          <w:r w:rsidR="005D6C34" w:rsidDel="00F349DA">
            <w:delText>intial</w:delText>
          </w:r>
        </w:del>
      </w:ins>
      <w:ins w:id="354" w:author="Kane Wu" w:date="2016-07-03T12:30:00Z">
        <w:r w:rsidR="00F349DA">
          <w:t>initial</w:t>
        </w:r>
      </w:ins>
      <w:ins w:id="355" w:author="Jim" w:date="2016-07-03T11:02:00Z">
        <w:r w:rsidR="005D6C34">
          <w:t xml:space="preserve"> exploratory data analysis. </w:t>
        </w:r>
      </w:ins>
      <w:del w:id="356" w:author="Jim" w:date="2016-07-03T11:02:00Z">
        <w:r w:rsidDel="005D6C34">
          <w:delText xml:space="preserve">and </w:delText>
        </w:r>
      </w:del>
      <w:ins w:id="357" w:author="Jim" w:date="2016-07-03T11:02:00Z">
        <w:del w:id="358" w:author="Kane Wu" w:date="2016-07-03T12:31:00Z">
          <w:r w:rsidR="005D6C34" w:rsidDel="00D82A2A">
            <w:delText xml:space="preserve">We </w:delText>
          </w:r>
        </w:del>
      </w:ins>
      <w:del w:id="359" w:author="Kane Wu" w:date="2016-07-03T12:31:00Z">
        <w:r w:rsidDel="00D82A2A">
          <w:delText>noticed that in general, Italian and British C</w:delText>
        </w:r>
      </w:del>
      <w:ins w:id="360" w:author="Jim" w:date="2016-07-03T11:02:00Z">
        <w:del w:id="361" w:author="Kane Wu" w:date="2016-07-03T12:31:00Z">
          <w:r w:rsidR="005D6C34" w:rsidDel="00D82A2A">
            <w:delText>c</w:delText>
          </w:r>
        </w:del>
      </w:ins>
      <w:del w:id="362" w:author="Kane Wu" w:date="2016-07-03T12:31:00Z">
        <w:r w:rsidDel="00D82A2A">
          <w:delText>u</w:delText>
        </w:r>
      </w:del>
      <w:ins w:id="363" w:author="Jim" w:date="2016-07-03T11:02:00Z">
        <w:del w:id="364" w:author="Kane Wu" w:date="2016-07-03T12:31:00Z">
          <w:r w:rsidR="005D6C34" w:rsidDel="00D82A2A">
            <w:delText>i</w:delText>
          </w:r>
        </w:del>
      </w:ins>
      <w:del w:id="365" w:author="Kane Wu" w:date="2016-07-03T12:31:00Z">
        <w:r w:rsidDel="00D82A2A">
          <w:delText>sine are the most popular. The most stores are located in City Centre which is EH1 and EH2 as shown in the table below</w:delText>
        </w:r>
      </w:del>
      <w:ins w:id="366" w:author="Jim" w:date="2016-07-03T11:03:00Z">
        <w:del w:id="367" w:author="Kane Wu" w:date="2016-07-03T12:31:00Z">
          <w:r w:rsidR="005D6C34" w:rsidDel="00D82A2A">
            <w:delText>The city centre (zip codes EH1 and EH2) contained the greatest number of restaurants.</w:delText>
          </w:r>
        </w:del>
      </w:ins>
      <w:ins w:id="368" w:author="Kane Wu" w:date="2016-07-03T12:30:00Z">
        <w:r w:rsidR="00F349DA">
          <w:t xml:space="preserve">Figure 3 below shows the number of stores </w:t>
        </w:r>
        <w:r w:rsidR="00D82A2A">
          <w:t xml:space="preserve">in Edinburgh. </w:t>
        </w:r>
      </w:ins>
      <w:ins w:id="369" w:author="Kane Wu" w:date="2016-07-03T12:31:00Z">
        <w:r w:rsidR="00D82A2A">
          <w:t xml:space="preserve">Figure 4 </w:t>
        </w:r>
      </w:ins>
      <w:ins w:id="370" w:author="Kane Wu" w:date="2016-07-03T12:30:00Z">
        <w:r w:rsidR="00D82A2A">
          <w:t xml:space="preserve">shows the type of cuisine that has the most stores. </w:t>
        </w:r>
      </w:ins>
      <w:ins w:id="371" w:author="Kane Wu" w:date="2016-07-03T12:31:00Z">
        <w:r w:rsidR="00D82A2A">
          <w:t xml:space="preserve">We noticed that in general, Italian and British cuisine are the most popular. The city </w:t>
        </w:r>
        <w:proofErr w:type="spellStart"/>
        <w:r w:rsidR="00D82A2A">
          <w:t>centre</w:t>
        </w:r>
        <w:proofErr w:type="spellEnd"/>
        <w:r w:rsidR="00D82A2A">
          <w:t xml:space="preserve"> (zip codes EH1 and EH2) contained the greatest number of restaurants.</w:t>
        </w:r>
      </w:ins>
    </w:p>
    <w:p w14:paraId="5FDAF36F" w14:textId="77777777" w:rsidR="00C51702" w:rsidRDefault="00C51702" w:rsidP="00D2331F">
      <w:commentRangeStart w:id="372"/>
    </w:p>
    <w:p w14:paraId="33B55EB3" w14:textId="77777777" w:rsidR="00674A1B" w:rsidRDefault="00674A1B" w:rsidP="00D2331F">
      <w:pPr>
        <w:rPr>
          <w:ins w:id="373" w:author="Leung, Jone" w:date="2016-07-03T16:03:00Z"/>
          <w:noProof/>
          <w:lang w:val="en-GB" w:eastAsia="en-GB"/>
        </w:rPr>
      </w:pPr>
      <w:del w:id="374" w:author="Leung, Jone" w:date="2016-07-03T16:03:00Z">
        <w:r w:rsidDel="00674A1B">
          <w:rPr>
            <w:noProof/>
          </w:rPr>
          <mc:AlternateContent>
            <mc:Choice Requires="wps">
              <w:drawing>
                <wp:anchor distT="0" distB="0" distL="114300" distR="114300" simplePos="0" relativeHeight="251659264" behindDoc="0" locked="0" layoutInCell="1" allowOverlap="1" wp14:anchorId="1BE1E8BB" wp14:editId="0823E245">
                  <wp:simplePos x="0" y="0"/>
                  <wp:positionH relativeFrom="column">
                    <wp:posOffset>3968750</wp:posOffset>
                  </wp:positionH>
                  <wp:positionV relativeFrom="paragraph">
                    <wp:posOffset>698500</wp:posOffset>
                  </wp:positionV>
                  <wp:extent cx="203200" cy="1905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203200" cy="190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C7FE07D" id="Rectangle 7" o:spid="_x0000_s1026" style="position:absolute;margin-left:312.5pt;margin-top:55pt;width:1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iZQIAABw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" filled="f" strokecolor="#f79646 [3209]" strokeweight="2pt"/>
              </w:pict>
            </mc:Fallback>
          </mc:AlternateContent>
        </w:r>
      </w:del>
    </w:p>
    <w:p w14:paraId="6B36CC37" w14:textId="14D09DC9" w:rsidR="005D3436" w:rsidRDefault="005D3436" w:rsidP="00D2331F">
      <w:pPr>
        <w:rPr>
          <w:ins w:id="375" w:author="Leung, Jone" w:date="2016-07-03T16:20:00Z"/>
        </w:rPr>
      </w:pPr>
    </w:p>
    <w:p w14:paraId="40DC29A0" w14:textId="77777777" w:rsidR="005D3436" w:rsidRDefault="005D3436" w:rsidP="00D2331F">
      <w:pPr>
        <w:rPr>
          <w:ins w:id="376" w:author="Leung, Jone" w:date="2016-07-03T16:22:00Z"/>
          <w:noProof/>
          <w:lang w:val="en-GB" w:eastAsia="en-GB"/>
        </w:rPr>
      </w:pPr>
    </w:p>
    <w:p w14:paraId="6DB9DC90" w14:textId="275D4992" w:rsidR="001F635B" w:rsidRDefault="005D3436" w:rsidP="00D2331F">
      <w:pPr>
        <w:rPr>
          <w:ins w:id="377" w:author="Kane Wu" w:date="2016-07-03T12:29:00Z"/>
        </w:rPr>
      </w:pPr>
      <w:ins w:id="378" w:author="Leung, Jone" w:date="2016-07-03T16:21:00Z">
        <w:r>
          <w:rPr>
            <w:noProof/>
          </w:rPr>
          <w:drawing>
            <wp:inline distT="0" distB="0" distL="0" distR="0" wp14:anchorId="3F5AAB94" wp14:editId="73AD5A61">
              <wp:extent cx="3289300" cy="2592585"/>
              <wp:effectExtent l="19050" t="19050" r="2540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77" t="9876" r="36966" b="16619"/>
                      <a:stretch/>
                    </pic:blipFill>
                    <pic:spPr bwMode="auto">
                      <a:xfrm>
                        <a:off x="0" y="0"/>
                        <a:ext cx="3290893" cy="25938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del w:id="379" w:author="Leung, Jone" w:date="2016-07-03T16:01:00Z">
        <w:r w:rsidR="001F635B" w:rsidDel="00674A1B">
          <w:rPr>
            <w:noProof/>
          </w:rPr>
          <w:drawing>
            <wp:inline distT="0" distB="0" distL="0" distR="0" wp14:anchorId="4B12F326" wp14:editId="1334F60F">
              <wp:extent cx="4813300" cy="3692254"/>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3692254"/>
                      </a:xfrm>
                      <a:prstGeom prst="rect">
                        <a:avLst/>
                      </a:prstGeom>
                      <a:noFill/>
                      <a:ln>
                        <a:noFill/>
                      </a:ln>
                    </pic:spPr>
                  </pic:pic>
                </a:graphicData>
              </a:graphic>
            </wp:inline>
          </w:drawing>
        </w:r>
      </w:del>
      <w:commentRangeEnd w:id="372"/>
      <w:r w:rsidR="005D6C34">
        <w:rPr>
          <w:rStyle w:val="CommentReference"/>
        </w:rPr>
        <w:commentReference w:id="372"/>
      </w:r>
    </w:p>
    <w:p w14:paraId="343A4F83" w14:textId="7A79ADA8" w:rsidR="005D3436" w:rsidRDefault="00F349DA">
      <w:pPr>
        <w:spacing w:after="0"/>
        <w:rPr>
          <w:ins w:id="380" w:author="Leung, Jone" w:date="2016-07-03T16:20:00Z"/>
          <w:i/>
        </w:rPr>
        <w:pPrChange w:id="381" w:author="Leung, Jone" w:date="2016-07-03T16:20:00Z">
          <w:pPr/>
        </w:pPrChange>
      </w:pPr>
      <w:ins w:id="382" w:author="Kane Wu" w:date="2016-07-03T12:29:00Z">
        <w:r>
          <w:rPr>
            <w:i/>
          </w:rPr>
          <w:t xml:space="preserve">Figure 3 </w:t>
        </w:r>
        <w:del w:id="383" w:author="Leung, Jone" w:date="2016-07-03T16:20:00Z">
          <w:r w:rsidDel="005D3436">
            <w:rPr>
              <w:i/>
            </w:rPr>
            <w:delText xml:space="preserve">Number of Stores </w:delText>
          </w:r>
        </w:del>
      </w:ins>
      <w:ins w:id="384" w:author="Kane Wu" w:date="2016-07-03T12:31:00Z">
        <w:del w:id="385" w:author="Leung, Jone" w:date="2016-07-03T16:20:00Z">
          <w:r w:rsidR="00D82A2A" w:rsidDel="005D3436">
            <w:rPr>
              <w:i/>
            </w:rPr>
            <w:delText xml:space="preserve"> </w:delText>
          </w:r>
        </w:del>
      </w:ins>
      <w:ins w:id="386" w:author="Leung, Jone" w:date="2016-07-03T16:20:00Z">
        <w:r w:rsidR="005D3436">
          <w:rPr>
            <w:i/>
          </w:rPr>
          <w:t xml:space="preserve">Density Map of </w:t>
        </w:r>
      </w:ins>
      <w:ins w:id="387" w:author="Leung, Jone" w:date="2016-07-03T16:21:00Z">
        <w:r w:rsidR="005D3436">
          <w:rPr>
            <w:i/>
          </w:rPr>
          <w:t>Restaurants</w:t>
        </w:r>
      </w:ins>
    </w:p>
    <w:p w14:paraId="3CA4A443" w14:textId="2541A982" w:rsidR="00F349DA" w:rsidRDefault="00D82A2A">
      <w:pPr>
        <w:spacing w:after="0"/>
        <w:rPr>
          <w:ins w:id="388" w:author="Kane Wu" w:date="2016-07-03T12:29:00Z"/>
          <w:i/>
        </w:rPr>
        <w:pPrChange w:id="389" w:author="Leung, Jone" w:date="2016-07-03T16:20:00Z">
          <w:pPr/>
        </w:pPrChange>
      </w:pPr>
      <w:ins w:id="390" w:author="Kane Wu" w:date="2016-07-03T12:31:00Z">
        <w:r>
          <w:rPr>
            <w:i/>
          </w:rPr>
          <w:t>Figure 4</w:t>
        </w:r>
      </w:ins>
      <w:ins w:id="391" w:author="Kane Wu" w:date="2016-07-03T12:29:00Z">
        <w:r w:rsidR="00F349DA">
          <w:rPr>
            <w:i/>
          </w:rPr>
          <w:t xml:space="preserve"> </w:t>
        </w:r>
        <w:del w:id="392" w:author="Leung, Jone" w:date="2016-07-03T16:21:00Z">
          <w:r w:rsidR="00F349DA" w:rsidDel="005D3436">
            <w:rPr>
              <w:i/>
            </w:rPr>
            <w:delText>Amount of Cuisines</w:delText>
          </w:r>
        </w:del>
      </w:ins>
      <w:ins w:id="393" w:author="Kane Wu" w:date="2016-07-03T12:31:00Z">
        <w:del w:id="394" w:author="Leung, Jone" w:date="2016-07-03T16:21:00Z">
          <w:r w:rsidDel="005D3436">
            <w:rPr>
              <w:i/>
            </w:rPr>
            <w:delText xml:space="preserve"> in Edinburgh</w:delText>
          </w:r>
        </w:del>
      </w:ins>
      <w:ins w:id="395" w:author="Kane Wu" w:date="2016-07-03T12:29:00Z">
        <w:del w:id="396" w:author="Leung, Jone" w:date="2016-07-03T16:21:00Z">
          <w:r w:rsidR="00F349DA" w:rsidDel="005D3436">
            <w:rPr>
              <w:i/>
            </w:rPr>
            <w:delText>.</w:delText>
          </w:r>
        </w:del>
      </w:ins>
      <w:ins w:id="397" w:author="Leung, Jone" w:date="2016-07-03T16:21:00Z">
        <w:r w:rsidR="005D3436">
          <w:rPr>
            <w:i/>
          </w:rPr>
          <w:t>Number of Restaurants by Cuisine</w:t>
        </w:r>
      </w:ins>
      <w:ins w:id="398" w:author="Kane Wu" w:date="2016-07-03T12:29:00Z">
        <w:r w:rsidR="00F349DA">
          <w:rPr>
            <w:i/>
          </w:rPr>
          <w:t xml:space="preserve"> </w:t>
        </w:r>
      </w:ins>
    </w:p>
    <w:p w14:paraId="25E3C14F" w14:textId="77777777" w:rsidR="00F349DA" w:rsidRPr="00F349DA" w:rsidRDefault="00F349DA" w:rsidP="00D2331F">
      <w:pPr>
        <w:rPr>
          <w:i/>
          <w:rPrChange w:id="399" w:author="Kane Wu" w:date="2016-07-03T12:29:00Z">
            <w:rPr/>
          </w:rPrChange>
        </w:rPr>
      </w:pPr>
    </w:p>
    <w:p w14:paraId="0E4F6817" w14:textId="0252F673" w:rsidR="003E24AA" w:rsidDel="008E0FFC" w:rsidRDefault="00014E28" w:rsidP="00014E28">
      <w:pPr>
        <w:rPr>
          <w:ins w:id="400" w:author="Kane Wu" w:date="2016-07-03T12:41:00Z"/>
          <w:del w:id="401" w:author="Leung, Jone" w:date="2016-07-03T18:56:00Z"/>
          <w:rFonts w:ascii="Helvetica" w:hAnsi="Helvetica" w:cs="Helvetica"/>
          <w:color w:val="333333"/>
          <w:sz w:val="21"/>
          <w:szCs w:val="21"/>
          <w:shd w:val="clear" w:color="auto" w:fill="FFFFFF"/>
        </w:rPr>
      </w:pPr>
      <w:r>
        <w:t xml:space="preserve">We also looked at the </w:t>
      </w:r>
      <w:del w:id="402" w:author="Jim" w:date="2016-07-03T11:08:00Z">
        <w:r w:rsidDel="005D6C34">
          <w:delText>type of cusine that has the most reviews</w:delText>
        </w:r>
      </w:del>
      <w:ins w:id="403" w:author="Jim" w:date="2016-07-03T11:08:00Z">
        <w:r w:rsidR="005D6C34">
          <w:t>relationship between cuisine type and the number of review</w:t>
        </w:r>
      </w:ins>
      <w:ins w:id="404" w:author="Jim" w:date="2016-07-03T11:48:00Z">
        <w:r w:rsidR="007E4567">
          <w:t>e</w:t>
        </w:r>
      </w:ins>
      <w:ins w:id="405" w:author="Jim" w:date="2016-07-03T11:08:00Z">
        <w:r w:rsidR="005D6C34">
          <w:t>d</w:t>
        </w:r>
      </w:ins>
      <w:r>
        <w:t xml:space="preserve">. </w:t>
      </w:r>
      <w:del w:id="406" w:author="Jim" w:date="2016-07-03T11:08:00Z">
        <w:r w:rsidDel="005D6C34">
          <w:rPr>
            <w:rFonts w:ascii="Helvetica" w:hAnsi="Helvetica" w:cs="Helvetica"/>
            <w:color w:val="333333"/>
            <w:sz w:val="21"/>
            <w:szCs w:val="21"/>
            <w:shd w:val="clear" w:color="auto" w:fill="FFFFFF"/>
          </w:rPr>
          <w:delText>w</w:delText>
        </w:r>
      </w:del>
      <w:ins w:id="407" w:author="Jim" w:date="2016-07-03T11:08:00Z">
        <w:r w:rsidR="005D6C34">
          <w:rPr>
            <w:rFonts w:ascii="Helvetica" w:hAnsi="Helvetica" w:cs="Helvetica"/>
            <w:color w:val="333333"/>
            <w:sz w:val="21"/>
            <w:szCs w:val="21"/>
            <w:shd w:val="clear" w:color="auto" w:fill="FFFFFF"/>
          </w:rPr>
          <w:t>W</w:t>
        </w:r>
      </w:ins>
      <w:r>
        <w:rPr>
          <w:rFonts w:ascii="Helvetica" w:hAnsi="Helvetica" w:cs="Helvetica"/>
          <w:color w:val="333333"/>
          <w:sz w:val="21"/>
          <w:szCs w:val="21"/>
          <w:shd w:val="clear" w:color="auto" w:fill="FFFFFF"/>
        </w:rPr>
        <w:t>e decide</w:t>
      </w:r>
      <w:ins w:id="408" w:author="Jim" w:date="2016-07-03T11:09:00Z">
        <w:r w:rsidR="005D6C34">
          <w:rPr>
            <w:rFonts w:ascii="Helvetica" w:hAnsi="Helvetica" w:cs="Helvetica"/>
            <w:color w:val="333333"/>
            <w:sz w:val="21"/>
            <w:szCs w:val="21"/>
            <w:shd w:val="clear" w:color="auto" w:fill="FFFFFF"/>
          </w:rPr>
          <w:t>d</w:t>
        </w:r>
      </w:ins>
      <w:r>
        <w:rPr>
          <w:rFonts w:ascii="Helvetica" w:hAnsi="Helvetica" w:cs="Helvetica"/>
          <w:color w:val="333333"/>
          <w:sz w:val="21"/>
          <w:szCs w:val="21"/>
          <w:shd w:val="clear" w:color="auto" w:fill="FFFFFF"/>
        </w:rPr>
        <w:t xml:space="preserve"> to use </w:t>
      </w:r>
      <w:del w:id="409" w:author="Kane Wu" w:date="2016-07-03T12:32:00Z">
        <w:r w:rsidDel="00D82A2A">
          <w:rPr>
            <w:rFonts w:ascii="Helvetica" w:hAnsi="Helvetica" w:cs="Helvetica"/>
            <w:color w:val="333333"/>
            <w:sz w:val="21"/>
            <w:szCs w:val="21"/>
            <w:shd w:val="clear" w:color="auto" w:fill="FFFFFF"/>
          </w:rPr>
          <w:delText xml:space="preserve">a </w:delText>
        </w:r>
        <w:commentRangeStart w:id="410"/>
        <w:commentRangeStart w:id="411"/>
        <w:r w:rsidDel="00D82A2A">
          <w:rPr>
            <w:rFonts w:ascii="Helvetica" w:hAnsi="Helvetica" w:cs="Helvetica"/>
            <w:color w:val="333333"/>
            <w:sz w:val="21"/>
            <w:szCs w:val="21"/>
            <w:shd w:val="clear" w:color="auto" w:fill="FFFFFF"/>
          </w:rPr>
          <w:delText>ratio</w:delText>
        </w:r>
        <w:commentRangeEnd w:id="410"/>
        <w:r w:rsidR="005D6C34" w:rsidDel="00D82A2A">
          <w:rPr>
            <w:rStyle w:val="CommentReference"/>
          </w:rPr>
          <w:commentReference w:id="410"/>
        </w:r>
        <w:commentRangeEnd w:id="411"/>
        <w:r w:rsidR="00D82A2A" w:rsidDel="00D82A2A">
          <w:rPr>
            <w:rStyle w:val="CommentReference"/>
          </w:rPr>
          <w:commentReference w:id="411"/>
        </w:r>
        <w:r w:rsidDel="00D82A2A">
          <w:rPr>
            <w:rFonts w:ascii="Helvetica" w:hAnsi="Helvetica" w:cs="Helvetica"/>
            <w:color w:val="333333"/>
            <w:sz w:val="21"/>
            <w:szCs w:val="21"/>
            <w:shd w:val="clear" w:color="auto" w:fill="FFFFFF"/>
          </w:rPr>
          <w:delText xml:space="preserve"> of </w:delText>
        </w:r>
      </w:del>
      <w:r>
        <w:rPr>
          <w:rFonts w:ascii="Helvetica" w:hAnsi="Helvetica" w:cs="Helvetica"/>
          <w:color w:val="333333"/>
          <w:sz w:val="21"/>
          <w:szCs w:val="21"/>
          <w:shd w:val="clear" w:color="auto" w:fill="FFFFFF"/>
        </w:rPr>
        <w:t xml:space="preserve">the amount of reviews for a restaurant as an indicator of </w:t>
      </w:r>
      <w:ins w:id="412" w:author="Jim" w:date="2016-07-03T11:09:00Z">
        <w:r w:rsidR="005D6C34">
          <w:rPr>
            <w:rFonts w:ascii="Helvetica" w:hAnsi="Helvetica" w:cs="Helvetica"/>
            <w:color w:val="333333"/>
            <w:sz w:val="21"/>
            <w:szCs w:val="21"/>
            <w:shd w:val="clear" w:color="auto" w:fill="FFFFFF"/>
          </w:rPr>
          <w:t xml:space="preserve">the number of </w:t>
        </w:r>
      </w:ins>
      <w:r>
        <w:rPr>
          <w:rFonts w:ascii="Helvetica" w:hAnsi="Helvetica" w:cs="Helvetica"/>
          <w:color w:val="333333"/>
          <w:sz w:val="21"/>
          <w:szCs w:val="21"/>
          <w:shd w:val="clear" w:color="auto" w:fill="FFFFFF"/>
        </w:rPr>
        <w:t xml:space="preserve">visitors. We decided against using </w:t>
      </w:r>
      <w:ins w:id="413" w:author="Jim" w:date="2016-07-03T11:10:00Z">
        <w:r w:rsidR="005D6C34">
          <w:rPr>
            <w:rFonts w:ascii="Helvetica" w:hAnsi="Helvetica" w:cs="Helvetica"/>
            <w:color w:val="333333"/>
            <w:sz w:val="21"/>
            <w:szCs w:val="21"/>
            <w:shd w:val="clear" w:color="auto" w:fill="FFFFFF"/>
          </w:rPr>
          <w:t xml:space="preserve">the number of </w:t>
        </w:r>
      </w:ins>
      <w:r>
        <w:rPr>
          <w:rFonts w:ascii="Helvetica" w:hAnsi="Helvetica" w:cs="Helvetica"/>
          <w:color w:val="333333"/>
          <w:sz w:val="21"/>
          <w:szCs w:val="21"/>
          <w:shd w:val="clear" w:color="auto" w:fill="FFFFFF"/>
        </w:rPr>
        <w:t xml:space="preserve">users as an indicator </w:t>
      </w:r>
      <w:del w:id="414" w:author="Jim" w:date="2016-07-03T11:10:00Z">
        <w:r w:rsidDel="005D6C34">
          <w:rPr>
            <w:rFonts w:ascii="Helvetica" w:hAnsi="Helvetica" w:cs="Helvetica"/>
            <w:color w:val="333333"/>
            <w:sz w:val="21"/>
            <w:szCs w:val="21"/>
            <w:shd w:val="clear" w:color="auto" w:fill="FFFFFF"/>
          </w:rPr>
          <w:delText>as</w:delText>
        </w:r>
      </w:del>
      <w:ins w:id="415" w:author="Jim" w:date="2016-07-03T11:10:00Z">
        <w:r w:rsidR="005D6C34">
          <w:rPr>
            <w:rFonts w:ascii="Helvetica" w:hAnsi="Helvetica" w:cs="Helvetica"/>
            <w:color w:val="333333"/>
            <w:sz w:val="21"/>
            <w:szCs w:val="21"/>
            <w:shd w:val="clear" w:color="auto" w:fill="FFFFFF"/>
          </w:rPr>
          <w:t>because</w:t>
        </w:r>
      </w:ins>
      <w:r>
        <w:rPr>
          <w:rFonts w:ascii="Helvetica" w:hAnsi="Helvetica" w:cs="Helvetica"/>
          <w:color w:val="333333"/>
          <w:sz w:val="21"/>
          <w:szCs w:val="21"/>
          <w:shd w:val="clear" w:color="auto" w:fill="FFFFFF"/>
        </w:rPr>
        <w:t xml:space="preserve"> a user can visit a restaurant twice and give two reviews which will be counted as two visits.</w:t>
      </w:r>
      <w:r w:rsidR="003E24AA">
        <w:rPr>
          <w:rFonts w:ascii="Helvetica" w:hAnsi="Helvetica" w:cs="Helvetica"/>
          <w:color w:val="333333"/>
          <w:sz w:val="21"/>
          <w:szCs w:val="21"/>
          <w:shd w:val="clear" w:color="auto" w:fill="FFFFFF"/>
        </w:rPr>
        <w:t xml:space="preserve"> </w:t>
      </w:r>
      <w:del w:id="416" w:author="Jim" w:date="2016-07-03T11:10:00Z">
        <w:r w:rsidR="003E24AA" w:rsidDel="00DD6988">
          <w:rPr>
            <w:rFonts w:ascii="Helvetica" w:hAnsi="Helvetica" w:cs="Helvetica"/>
            <w:color w:val="333333"/>
            <w:sz w:val="21"/>
            <w:szCs w:val="21"/>
            <w:shd w:val="clear" w:color="auto" w:fill="FFFFFF"/>
          </w:rPr>
          <w:delText>This allows to show the demand for each zip.</w:delText>
        </w:r>
      </w:del>
      <w:ins w:id="417" w:author="Jim" w:date="2016-07-03T11:10:00Z">
        <w:r w:rsidR="00DD6988">
          <w:rPr>
            <w:rFonts w:ascii="Helvetica" w:hAnsi="Helvetica" w:cs="Helvetica"/>
            <w:color w:val="333333"/>
            <w:sz w:val="21"/>
            <w:szCs w:val="21"/>
            <w:shd w:val="clear" w:color="auto" w:fill="FFFFFF"/>
          </w:rPr>
          <w:t>This information was then used as an estimate of demand within each zip code.</w:t>
        </w:r>
      </w:ins>
    </w:p>
    <w:p w14:paraId="0B829BEE" w14:textId="77777777" w:rsidR="008E0FFC" w:rsidRDefault="008E0FFC" w:rsidP="00690711">
      <w:pPr>
        <w:rPr>
          <w:ins w:id="418" w:author="Leung, Jone" w:date="2016-07-03T18:56:00Z"/>
          <w:noProof/>
          <w:lang w:val="en-GB" w:eastAsia="en-GB"/>
        </w:rPr>
      </w:pPr>
    </w:p>
    <w:p w14:paraId="04201D8F" w14:textId="265E5228" w:rsidR="00690711" w:rsidRDefault="008E0FFC">
      <w:pPr>
        <w:spacing w:after="0"/>
        <w:rPr>
          <w:ins w:id="419" w:author="Kane Wu" w:date="2016-07-03T12:41:00Z"/>
        </w:rPr>
        <w:pPrChange w:id="420" w:author="Leung, Jone" w:date="2016-07-03T18:56:00Z">
          <w:pPr/>
        </w:pPrChange>
      </w:pPr>
      <w:ins w:id="421" w:author="Leung, Jone" w:date="2016-07-03T18:55:00Z">
        <w:r>
          <w:rPr>
            <w:noProof/>
          </w:rPr>
          <w:drawing>
            <wp:inline distT="0" distB="0" distL="0" distR="0" wp14:anchorId="504CD04D" wp14:editId="4D85F9D7">
              <wp:extent cx="3460750" cy="2748662"/>
              <wp:effectExtent l="19050" t="19050" r="2540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70" t="9875" r="37607" b="16810"/>
                      <a:stretch/>
                    </pic:blipFill>
                    <pic:spPr bwMode="auto">
                      <a:xfrm>
                        <a:off x="0" y="0"/>
                        <a:ext cx="3465834" cy="2752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commentRangeStart w:id="422"/>
      <w:ins w:id="423" w:author="Kane Wu" w:date="2016-07-03T12:41:00Z">
        <w:del w:id="424" w:author="Leung, Jone" w:date="2016-07-03T18:55:00Z">
          <w:r w:rsidR="00690711" w:rsidDel="008E0FFC">
            <w:rPr>
              <w:noProof/>
            </w:rPr>
            <w:drawing>
              <wp:inline distT="0" distB="0" distL="0" distR="0" wp14:anchorId="1B25FF00" wp14:editId="2B22F236">
                <wp:extent cx="4972929" cy="281905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del>
        <w:commentRangeEnd w:id="422"/>
        <w:r w:rsidR="00690711">
          <w:rPr>
            <w:rStyle w:val="CommentReference"/>
          </w:rPr>
          <w:commentReference w:id="422"/>
        </w:r>
      </w:ins>
    </w:p>
    <w:p w14:paraId="43C55379" w14:textId="7E2DDFB4" w:rsidR="00690711" w:rsidRPr="00690711" w:rsidRDefault="00690711">
      <w:pPr>
        <w:spacing w:after="0"/>
        <w:rPr>
          <w:rPrChange w:id="425" w:author="Kane Wu" w:date="2016-07-03T12:41:00Z">
            <w:rPr>
              <w:rFonts w:ascii="Helvetica" w:hAnsi="Helvetica" w:cs="Helvetica"/>
              <w:color w:val="333333"/>
              <w:sz w:val="21"/>
              <w:szCs w:val="21"/>
              <w:shd w:val="clear" w:color="auto" w:fill="FFFFFF"/>
            </w:rPr>
          </w:rPrChange>
        </w:rPr>
        <w:pPrChange w:id="426" w:author="Leung, Jone" w:date="2016-07-03T18:56:00Z">
          <w:pPr/>
        </w:pPrChange>
      </w:pPr>
      <w:ins w:id="427" w:author="Kane Wu" w:date="2016-07-03T12:41:00Z">
        <w:r>
          <w:t xml:space="preserve">Figure 5: Cuisines with Reviews. </w:t>
        </w:r>
      </w:ins>
    </w:p>
    <w:p w14:paraId="28C376C0" w14:textId="77777777" w:rsidR="00690711" w:rsidRDefault="00014E28" w:rsidP="00014E28">
      <w:pPr>
        <w:rPr>
          <w:ins w:id="428" w:author="Kane Wu" w:date="2016-07-03T12:40:00Z"/>
          <w:rFonts w:ascii="Helvetica" w:hAnsi="Helvetica" w:cs="Helvetica"/>
          <w:color w:val="333333"/>
          <w:sz w:val="21"/>
          <w:szCs w:val="21"/>
          <w:shd w:val="clear" w:color="auto" w:fill="FFFFFF"/>
        </w:rPr>
      </w:pPr>
      <w:del w:id="429" w:author="Jim" w:date="2016-07-03T11:07:00Z">
        <w:r w:rsidDel="005D6C34">
          <w:rPr>
            <w:rFonts w:ascii="Helvetica" w:hAnsi="Helvetica" w:cs="Helvetica"/>
            <w:color w:val="333333"/>
            <w:sz w:val="21"/>
            <w:szCs w:val="21"/>
            <w:shd w:val="clear" w:color="auto" w:fill="FFFFFF"/>
          </w:rPr>
          <w:lastRenderedPageBreak/>
          <w:delText xml:space="preserve">Here </w:delText>
        </w:r>
      </w:del>
      <w:commentRangeStart w:id="430"/>
      <w:ins w:id="431" w:author="Jim" w:date="2016-07-03T11:07:00Z">
        <w:r w:rsidR="005D6C34">
          <w:rPr>
            <w:rFonts w:ascii="Helvetica" w:hAnsi="Helvetica" w:cs="Helvetica"/>
            <w:color w:val="333333"/>
            <w:sz w:val="21"/>
            <w:szCs w:val="21"/>
            <w:shd w:val="clear" w:color="auto" w:fill="FFFFFF"/>
          </w:rPr>
          <w:t xml:space="preserve">Figure </w:t>
        </w:r>
        <w:del w:id="432" w:author="Kane Wu" w:date="2016-07-03T12:33:00Z">
          <w:r w:rsidR="005D6C34" w:rsidDel="00D82A2A">
            <w:rPr>
              <w:rFonts w:ascii="Helvetica" w:hAnsi="Helvetica" w:cs="Helvetica"/>
              <w:color w:val="333333"/>
              <w:sz w:val="21"/>
              <w:szCs w:val="21"/>
              <w:shd w:val="clear" w:color="auto" w:fill="FFFFFF"/>
            </w:rPr>
            <w:delText>[X]</w:delText>
          </w:r>
          <w:commentRangeEnd w:id="430"/>
          <w:r w:rsidR="005D6C34" w:rsidDel="00D82A2A">
            <w:rPr>
              <w:rStyle w:val="CommentReference"/>
            </w:rPr>
            <w:commentReference w:id="430"/>
          </w:r>
        </w:del>
      </w:ins>
      <w:ins w:id="433" w:author="Kane Wu" w:date="2016-07-03T12:33:00Z">
        <w:r w:rsidR="00D82A2A">
          <w:rPr>
            <w:rFonts w:ascii="Helvetica" w:hAnsi="Helvetica" w:cs="Helvetica"/>
            <w:color w:val="333333"/>
            <w:sz w:val="21"/>
            <w:szCs w:val="21"/>
            <w:shd w:val="clear" w:color="auto" w:fill="FFFFFF"/>
          </w:rPr>
          <w:t>5</w:t>
        </w:r>
      </w:ins>
      <w:ins w:id="434" w:author="Jim" w:date="2016-07-03T11:07:00Z">
        <w:r w:rsidR="005D6C34">
          <w:rPr>
            <w:rFonts w:ascii="Helvetica" w:hAnsi="Helvetica" w:cs="Helvetica"/>
            <w:color w:val="333333"/>
            <w:sz w:val="21"/>
            <w:szCs w:val="21"/>
            <w:shd w:val="clear" w:color="auto" w:fill="FFFFFF"/>
          </w:rPr>
          <w:t xml:space="preserve">  </w:t>
        </w:r>
      </w:ins>
      <w:del w:id="435" w:author="Jim" w:date="2016-07-03T11:07:00Z">
        <w:r w:rsidDel="005D6C34">
          <w:rPr>
            <w:rFonts w:ascii="Helvetica" w:hAnsi="Helvetica" w:cs="Helvetica"/>
            <w:color w:val="333333"/>
            <w:sz w:val="21"/>
            <w:szCs w:val="21"/>
            <w:shd w:val="clear" w:color="auto" w:fill="FFFFFF"/>
          </w:rPr>
          <w:delText xml:space="preserve">it is </w:delText>
        </w:r>
      </w:del>
      <w:r>
        <w:rPr>
          <w:rFonts w:ascii="Helvetica" w:hAnsi="Helvetica" w:cs="Helvetica"/>
          <w:color w:val="333333"/>
          <w:sz w:val="21"/>
          <w:szCs w:val="21"/>
          <w:shd w:val="clear" w:color="auto" w:fill="FFFFFF"/>
        </w:rPr>
        <w:t>show</w:t>
      </w:r>
      <w:del w:id="436" w:author="Jim" w:date="2016-07-03T11:10:00Z">
        <w:r w:rsidDel="00DD6988">
          <w:rPr>
            <w:rFonts w:ascii="Helvetica" w:hAnsi="Helvetica" w:cs="Helvetica"/>
            <w:color w:val="333333"/>
            <w:sz w:val="21"/>
            <w:szCs w:val="21"/>
            <w:shd w:val="clear" w:color="auto" w:fill="FFFFFF"/>
          </w:rPr>
          <w:delText>n</w:delText>
        </w:r>
      </w:del>
      <w:ins w:id="437" w:author="Jim" w:date="2016-07-03T11:10:00Z">
        <w:r w:rsidR="00DD6988">
          <w:rPr>
            <w:rFonts w:ascii="Helvetica" w:hAnsi="Helvetica" w:cs="Helvetica"/>
            <w:color w:val="333333"/>
            <w:sz w:val="21"/>
            <w:szCs w:val="21"/>
            <w:shd w:val="clear" w:color="auto" w:fill="FFFFFF"/>
          </w:rPr>
          <w:t>s</w:t>
        </w:r>
      </w:ins>
      <w:r>
        <w:rPr>
          <w:rFonts w:ascii="Helvetica" w:hAnsi="Helvetica" w:cs="Helvetica"/>
          <w:color w:val="333333"/>
          <w:sz w:val="21"/>
          <w:szCs w:val="21"/>
          <w:shd w:val="clear" w:color="auto" w:fill="FFFFFF"/>
        </w:rPr>
        <w:t xml:space="preserve"> that British food </w:t>
      </w:r>
      <w:del w:id="438" w:author="Jim" w:date="2016-07-03T11:11:00Z">
        <w:r w:rsidDel="00DD6988">
          <w:rPr>
            <w:rFonts w:ascii="Helvetica" w:hAnsi="Helvetica" w:cs="Helvetica"/>
            <w:color w:val="333333"/>
            <w:sz w:val="21"/>
            <w:szCs w:val="21"/>
            <w:shd w:val="clear" w:color="auto" w:fill="FFFFFF"/>
          </w:rPr>
          <w:delText>is very popular in Edinburgh</w:delText>
        </w:r>
      </w:del>
      <w:commentRangeStart w:id="439"/>
      <w:commentRangeStart w:id="440"/>
      <w:ins w:id="441" w:author="Jim" w:date="2016-07-03T11:11:00Z">
        <w:r w:rsidR="00DD6988">
          <w:rPr>
            <w:rFonts w:ascii="Helvetica" w:hAnsi="Helvetica" w:cs="Helvetica"/>
            <w:color w:val="333333"/>
            <w:sz w:val="21"/>
            <w:szCs w:val="21"/>
            <w:shd w:val="clear" w:color="auto" w:fill="FFFFFF"/>
          </w:rPr>
          <w:t>has a very high number of reviews in Edinburgh</w:t>
        </w:r>
        <w:commentRangeEnd w:id="439"/>
        <w:r w:rsidR="00DD6988">
          <w:rPr>
            <w:rStyle w:val="CommentReference"/>
          </w:rPr>
          <w:commentReference w:id="439"/>
        </w:r>
      </w:ins>
      <w:commentRangeEnd w:id="440"/>
      <w:ins w:id="442" w:author="Kane Wu" w:date="2016-07-03T12:40:00Z">
        <w:r w:rsidR="00690711">
          <w:rPr>
            <w:rFonts w:ascii="Helvetica" w:hAnsi="Helvetica" w:cs="Helvetica"/>
            <w:color w:val="333333"/>
            <w:sz w:val="21"/>
            <w:szCs w:val="21"/>
            <w:shd w:val="clear" w:color="auto" w:fill="FFFFFF"/>
          </w:rPr>
          <w:t>, combined with the knowledge that there are more Italian than British restaurant in general, it might show that British restaurants are quite popular</w:t>
        </w:r>
      </w:ins>
      <w:r w:rsidR="00D82A2A">
        <w:rPr>
          <w:rStyle w:val="CommentReference"/>
        </w:rPr>
        <w:commentReference w:id="440"/>
      </w:r>
      <w:r>
        <w:rPr>
          <w:rFonts w:ascii="Helvetica" w:hAnsi="Helvetica" w:cs="Helvetica"/>
          <w:color w:val="333333"/>
          <w:sz w:val="21"/>
          <w:szCs w:val="21"/>
          <w:shd w:val="clear" w:color="auto" w:fill="FFFFFF"/>
        </w:rPr>
        <w:t xml:space="preserve">. </w:t>
      </w:r>
    </w:p>
    <w:p w14:paraId="336E4DC1" w14:textId="057DC5C9" w:rsidR="00690711" w:rsidDel="00674A1B" w:rsidRDefault="00014E28">
      <w:pPr>
        <w:rPr>
          <w:ins w:id="443" w:author="Kane Wu" w:date="2016-07-03T12:41:00Z"/>
          <w:del w:id="444" w:author="Leung, Jone" w:date="2016-07-03T16:03:00Z"/>
          <w:rFonts w:ascii="Helvetica" w:hAnsi="Helvetica" w:cs="Helvetica"/>
          <w:color w:val="333333"/>
          <w:sz w:val="21"/>
          <w:szCs w:val="21"/>
          <w:shd w:val="clear" w:color="auto" w:fill="FFFFFF"/>
        </w:rPr>
      </w:pPr>
      <w:commentRangeStart w:id="445"/>
      <w:commentRangeStart w:id="446"/>
      <w:r>
        <w:rPr>
          <w:rFonts w:ascii="Helvetica" w:hAnsi="Helvetica" w:cs="Helvetica"/>
          <w:color w:val="333333"/>
          <w:sz w:val="21"/>
          <w:szCs w:val="21"/>
          <w:shd w:val="clear" w:color="auto" w:fill="FFFFFF"/>
        </w:rPr>
        <w:t xml:space="preserve">In certain places, such as </w:t>
      </w:r>
      <w:del w:id="447" w:author="Kane Wu" w:date="2016-07-03T12:39:00Z">
        <w:r w:rsidDel="00690711">
          <w:rPr>
            <w:rFonts w:ascii="Helvetica" w:hAnsi="Helvetica" w:cs="Helvetica"/>
            <w:color w:val="333333"/>
            <w:sz w:val="21"/>
            <w:szCs w:val="21"/>
            <w:shd w:val="clear" w:color="auto" w:fill="FFFFFF"/>
          </w:rPr>
          <w:delText xml:space="preserve">EH1 </w:delText>
        </w:r>
      </w:del>
      <w:ins w:id="448" w:author="Kane Wu" w:date="2016-07-03T12:39:00Z">
        <w:r w:rsidR="00690711">
          <w:rPr>
            <w:rFonts w:ascii="Helvetica" w:hAnsi="Helvetica" w:cs="Helvetica"/>
            <w:color w:val="333333"/>
            <w:sz w:val="21"/>
            <w:szCs w:val="21"/>
            <w:shd w:val="clear" w:color="auto" w:fill="FFFFFF"/>
          </w:rPr>
          <w:t xml:space="preserve">EH2 </w:t>
        </w:r>
      </w:ins>
      <w:r>
        <w:rPr>
          <w:rFonts w:ascii="Helvetica" w:hAnsi="Helvetica" w:cs="Helvetica"/>
          <w:color w:val="333333"/>
          <w:sz w:val="21"/>
          <w:szCs w:val="21"/>
          <w:shd w:val="clear" w:color="auto" w:fill="FFFFFF"/>
        </w:rPr>
        <w:t xml:space="preserve">which is shown </w:t>
      </w:r>
      <w:del w:id="449" w:author="Kane Wu" w:date="2016-07-03T12:41:00Z">
        <w:r w:rsidDel="00690711">
          <w:rPr>
            <w:rFonts w:ascii="Helvetica" w:hAnsi="Helvetica" w:cs="Helvetica"/>
            <w:color w:val="333333"/>
            <w:sz w:val="21"/>
            <w:szCs w:val="21"/>
            <w:shd w:val="clear" w:color="auto" w:fill="FFFFFF"/>
          </w:rPr>
          <w:delText>above</w:delText>
        </w:r>
      </w:del>
      <w:ins w:id="450" w:author="Kane Wu" w:date="2016-07-03T12:41:00Z">
        <w:r w:rsidR="00690711">
          <w:rPr>
            <w:rFonts w:ascii="Helvetica" w:hAnsi="Helvetica" w:cs="Helvetica"/>
            <w:color w:val="333333"/>
            <w:sz w:val="21"/>
            <w:szCs w:val="21"/>
            <w:shd w:val="clear" w:color="auto" w:fill="FFFFFF"/>
          </w:rPr>
          <w:t>below in Figure 6</w:t>
        </w:r>
      </w:ins>
      <w:del w:id="451" w:author="Kane Wu" w:date="2016-07-03T12:41:00Z">
        <w:r w:rsidDel="00690711">
          <w:rPr>
            <w:rFonts w:ascii="Helvetica" w:hAnsi="Helvetica" w:cs="Helvetica"/>
            <w:color w:val="333333"/>
            <w:sz w:val="21"/>
            <w:szCs w:val="21"/>
            <w:shd w:val="clear" w:color="auto" w:fill="FFFFFF"/>
          </w:rPr>
          <w:delText>,</w:delText>
        </w:r>
      </w:del>
      <w:r>
        <w:rPr>
          <w:rFonts w:ascii="Helvetica" w:hAnsi="Helvetica" w:cs="Helvetica"/>
          <w:color w:val="333333"/>
          <w:sz w:val="21"/>
          <w:szCs w:val="21"/>
          <w:shd w:val="clear" w:color="auto" w:fill="FFFFFF"/>
        </w:rPr>
        <w:t xml:space="preserve"> shows that </w:t>
      </w:r>
      <w:del w:id="452" w:author="Leung, Jone" w:date="2016-07-03T15:59:00Z">
        <w:r w:rsidDel="00674A1B">
          <w:rPr>
            <w:rFonts w:ascii="Helvetica" w:hAnsi="Helvetica" w:cs="Helvetica"/>
            <w:color w:val="333333"/>
            <w:sz w:val="21"/>
            <w:szCs w:val="21"/>
            <w:shd w:val="clear" w:color="auto" w:fill="FFFFFF"/>
          </w:rPr>
          <w:delText>though</w:delText>
        </w:r>
      </w:del>
      <w:r>
        <w:rPr>
          <w:rFonts w:ascii="Helvetica" w:hAnsi="Helvetica" w:cs="Helvetica"/>
          <w:color w:val="333333"/>
          <w:sz w:val="21"/>
          <w:szCs w:val="21"/>
          <w:shd w:val="clear" w:color="auto" w:fill="FFFFFF"/>
        </w:rPr>
        <w:t>t</w:t>
      </w:r>
      <w:del w:id="453" w:author="Leung, Jone" w:date="2016-07-03T15:58:00Z">
        <w:r w:rsidDel="00674A1B">
          <w:rPr>
            <w:rFonts w:ascii="Helvetica" w:hAnsi="Helvetica" w:cs="Helvetica"/>
            <w:color w:val="333333"/>
            <w:sz w:val="21"/>
            <w:szCs w:val="21"/>
            <w:shd w:val="clear" w:color="auto" w:fill="FFFFFF"/>
          </w:rPr>
          <w:delText xml:space="preserve"> </w:delText>
        </w:r>
      </w:del>
      <w:r>
        <w:rPr>
          <w:rFonts w:ascii="Helvetica" w:hAnsi="Helvetica" w:cs="Helvetica"/>
          <w:color w:val="333333"/>
          <w:sz w:val="21"/>
          <w:szCs w:val="21"/>
          <w:shd w:val="clear" w:color="auto" w:fill="FFFFFF"/>
        </w:rPr>
        <w:t>here are more Italian than British restaurant</w:t>
      </w:r>
      <w:ins w:id="454" w:author="Leung, Jone" w:date="2016-07-03T15:58:00Z">
        <w:r w:rsidR="00674A1B">
          <w:rPr>
            <w:rFonts w:ascii="Helvetica" w:hAnsi="Helvetica" w:cs="Helvetica"/>
            <w:color w:val="333333"/>
            <w:sz w:val="21"/>
            <w:szCs w:val="21"/>
            <w:shd w:val="clear" w:color="auto" w:fill="FFFFFF"/>
          </w:rPr>
          <w:t>s</w:t>
        </w:r>
      </w:ins>
      <w:r>
        <w:rPr>
          <w:rFonts w:ascii="Helvetica" w:hAnsi="Helvetica" w:cs="Helvetica"/>
          <w:color w:val="333333"/>
          <w:sz w:val="21"/>
          <w:szCs w:val="21"/>
          <w:shd w:val="clear" w:color="auto" w:fill="FFFFFF"/>
        </w:rPr>
        <w:t xml:space="preserve"> and so we can </w:t>
      </w:r>
      <w:del w:id="455" w:author="Kane Wu" w:date="2016-07-03T12:39:00Z">
        <w:r w:rsidDel="00690711">
          <w:rPr>
            <w:rFonts w:ascii="Helvetica" w:hAnsi="Helvetica" w:cs="Helvetica"/>
            <w:color w:val="333333"/>
            <w:sz w:val="21"/>
            <w:szCs w:val="21"/>
            <w:shd w:val="clear" w:color="auto" w:fill="FFFFFF"/>
          </w:rPr>
          <w:delText>captaliz</w:delText>
        </w:r>
      </w:del>
      <w:ins w:id="456" w:author="Jim" w:date="2016-07-03T11:48:00Z">
        <w:del w:id="457" w:author="Kane Wu" w:date="2016-07-03T12:39:00Z">
          <w:r w:rsidR="007E4567" w:rsidDel="00690711">
            <w:rPr>
              <w:rFonts w:ascii="Helvetica" w:hAnsi="Helvetica" w:cs="Helvetica"/>
              <w:color w:val="333333"/>
              <w:sz w:val="21"/>
              <w:szCs w:val="21"/>
              <w:shd w:val="clear" w:color="auto" w:fill="FFFFFF"/>
            </w:rPr>
            <w:delText>s</w:delText>
          </w:r>
        </w:del>
      </w:ins>
      <w:del w:id="458" w:author="Kane Wu" w:date="2016-07-03T12:39:00Z">
        <w:r w:rsidDel="00690711">
          <w:rPr>
            <w:rFonts w:ascii="Helvetica" w:hAnsi="Helvetica" w:cs="Helvetica"/>
            <w:color w:val="333333"/>
            <w:sz w:val="21"/>
            <w:szCs w:val="21"/>
            <w:shd w:val="clear" w:color="auto" w:fill="FFFFFF"/>
          </w:rPr>
          <w:delText>e</w:delText>
        </w:r>
      </w:del>
      <w:ins w:id="459" w:author="Kane Wu" w:date="2016-07-03T12:39:00Z">
        <w:r w:rsidR="00690711">
          <w:rPr>
            <w:rFonts w:ascii="Helvetica" w:hAnsi="Helvetica" w:cs="Helvetica"/>
            <w:color w:val="333333"/>
            <w:sz w:val="21"/>
            <w:szCs w:val="21"/>
            <w:shd w:val="clear" w:color="auto" w:fill="FFFFFF"/>
          </w:rPr>
          <w:t>capitalize</w:t>
        </w:r>
      </w:ins>
      <w:r>
        <w:rPr>
          <w:rFonts w:ascii="Helvetica" w:hAnsi="Helvetica" w:cs="Helvetica"/>
          <w:color w:val="333333"/>
          <w:sz w:val="21"/>
          <w:szCs w:val="21"/>
          <w:shd w:val="clear" w:color="auto" w:fill="FFFFFF"/>
        </w:rPr>
        <w:t xml:space="preserve"> on the lack of British food to open a British restaurant there.</w:t>
      </w:r>
      <w:commentRangeEnd w:id="445"/>
      <w:r w:rsidR="00DD6988">
        <w:rPr>
          <w:rStyle w:val="CommentReference"/>
        </w:rPr>
        <w:commentReference w:id="445"/>
      </w:r>
      <w:commentRangeEnd w:id="446"/>
    </w:p>
    <w:p w14:paraId="219FAB5D" w14:textId="45196FEF" w:rsidR="00674A1B" w:rsidRDefault="00690711">
      <w:pPr>
        <w:rPr>
          <w:ins w:id="460" w:author="Leung, Jone" w:date="2016-07-03T16:03:00Z"/>
          <w:noProof/>
          <w:lang w:val="en-GB" w:eastAsia="en-GB"/>
        </w:rPr>
      </w:pPr>
      <w:del w:id="461" w:author="Leung, Jone" w:date="2016-07-03T16:03:00Z">
        <w:r w:rsidDel="00674A1B">
          <w:rPr>
            <w:rStyle w:val="CommentReference"/>
          </w:rPr>
          <w:commentReference w:id="446"/>
        </w:r>
      </w:del>
      <w:ins w:id="462" w:author="Kane Wu" w:date="2016-07-03T12:41:00Z">
        <w:del w:id="463" w:author="Leung, Jone" w:date="2016-07-03T16:03:00Z">
          <w:r w:rsidRPr="00690711" w:rsidDel="00674A1B">
            <w:rPr>
              <w:noProof/>
            </w:rPr>
            <w:delText xml:space="preserve"> </w:delText>
          </w:r>
        </w:del>
      </w:ins>
    </w:p>
    <w:p w14:paraId="175903DD" w14:textId="6EBA2742" w:rsidR="00014E28" w:rsidDel="00674A1B" w:rsidRDefault="005D3436">
      <w:pPr>
        <w:spacing w:after="0"/>
        <w:rPr>
          <w:del w:id="464" w:author="Leung, Jone" w:date="2016-07-03T16:04:00Z"/>
          <w:noProof/>
        </w:rPr>
        <w:pPrChange w:id="465" w:author="Leung, Jone" w:date="2016-07-03T16:26:00Z">
          <w:pPr/>
        </w:pPrChange>
      </w:pPr>
      <w:ins w:id="466" w:author="Leung, Jone" w:date="2016-07-03T16:22:00Z">
        <w:r>
          <w:rPr>
            <w:noProof/>
          </w:rPr>
          <w:drawing>
            <wp:inline distT="0" distB="0" distL="0" distR="0" wp14:anchorId="768106B5" wp14:editId="4E7BBAF4">
              <wp:extent cx="3486150" cy="2774544"/>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84" t="9858" r="37499" b="16966"/>
                      <a:stretch/>
                    </pic:blipFill>
                    <pic:spPr bwMode="auto">
                      <a:xfrm>
                        <a:off x="0" y="0"/>
                        <a:ext cx="3489049" cy="27768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ins w:id="467" w:author="Kane Wu" w:date="2016-07-03T12:41:00Z">
        <w:del w:id="468" w:author="Leung, Jone" w:date="2016-07-03T15:58:00Z">
          <w:r w:rsidR="00690711" w:rsidDel="00674A1B">
            <w:rPr>
              <w:noProof/>
            </w:rPr>
            <w:drawing>
              <wp:inline distT="0" distB="0" distL="0" distR="0" wp14:anchorId="38772A05" wp14:editId="7B8CD7A0">
                <wp:extent cx="5943600" cy="331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0"/>
                        <a:stretch/>
                      </pic:blipFill>
                      <pic:spPr bwMode="auto">
                        <a:xfrm>
                          <a:off x="0" y="0"/>
                          <a:ext cx="5943600" cy="3317875"/>
                        </a:xfrm>
                        <a:prstGeom prst="rect">
                          <a:avLst/>
                        </a:prstGeom>
                        <a:ln>
                          <a:noFill/>
                        </a:ln>
                        <a:extLst>
                          <a:ext uri="{53640926-AAD7-44D8-BBD7-CCE9431645EC}">
                            <a14:shadowObscured xmlns:a14="http://schemas.microsoft.com/office/drawing/2010/main"/>
                          </a:ext>
                        </a:extLst>
                      </pic:spPr>
                    </pic:pic>
                  </a:graphicData>
                </a:graphic>
              </wp:inline>
            </w:drawing>
          </w:r>
        </w:del>
      </w:ins>
    </w:p>
    <w:p w14:paraId="2404806E" w14:textId="77777777" w:rsidR="00674A1B" w:rsidRPr="00674A1B" w:rsidRDefault="00674A1B">
      <w:pPr>
        <w:spacing w:after="0"/>
        <w:rPr>
          <w:ins w:id="469" w:author="Leung, Jone" w:date="2016-07-03T16:04:00Z"/>
          <w:noProof/>
          <w:lang w:val="en-GB" w:eastAsia="en-GB"/>
          <w:rPrChange w:id="470" w:author="Leung, Jone" w:date="2016-07-03T15:58:00Z">
            <w:rPr>
              <w:ins w:id="471" w:author="Leung, Jone" w:date="2016-07-03T16:04:00Z"/>
              <w:noProof/>
            </w:rPr>
          </w:rPrChange>
        </w:rPr>
        <w:pPrChange w:id="472" w:author="Leung, Jone" w:date="2016-07-03T16:26:00Z">
          <w:pPr/>
        </w:pPrChange>
      </w:pPr>
    </w:p>
    <w:p w14:paraId="5D241287" w14:textId="680BD1BA" w:rsidR="00690711" w:rsidDel="00AC1747" w:rsidRDefault="00690711">
      <w:pPr>
        <w:spacing w:after="0"/>
        <w:rPr>
          <w:ins w:id="473" w:author="Kane Wu" w:date="2016-07-03T12:42:00Z"/>
          <w:del w:id="474" w:author="Leung, Jone" w:date="2016-07-03T16:25:00Z"/>
          <w:i/>
        </w:rPr>
        <w:pPrChange w:id="475" w:author="Leung, Jone" w:date="2016-07-03T16:26:00Z">
          <w:pPr/>
        </w:pPrChange>
      </w:pPr>
      <w:ins w:id="476" w:author="Kane Wu" w:date="2016-07-03T12:41:00Z">
        <w:r>
          <w:rPr>
            <w:noProof/>
          </w:rPr>
          <w:t>Figure 6</w:t>
        </w:r>
      </w:ins>
      <w:ins w:id="477" w:author="Kane Wu" w:date="2016-07-03T12:42:00Z">
        <w:r>
          <w:rPr>
            <w:noProof/>
          </w:rPr>
          <w:t xml:space="preserve"> EH2</w:t>
        </w:r>
        <w:del w:id="478" w:author="Leung, Jone" w:date="2016-07-03T16:27:00Z">
          <w:r w:rsidDel="000E6625">
            <w:rPr>
              <w:noProof/>
            </w:rPr>
            <w:delText xml:space="preserve"> </w:delText>
          </w:r>
          <w:r w:rsidDel="000E6625">
            <w:rPr>
              <w:i/>
            </w:rPr>
            <w:delText>3</w:delText>
          </w:r>
        </w:del>
        <w:r>
          <w:rPr>
            <w:i/>
          </w:rPr>
          <w:t xml:space="preserve"> Number of Store</w:t>
        </w:r>
      </w:ins>
      <w:ins w:id="479" w:author="Leung, Jone" w:date="2016-07-03T16:04:00Z">
        <w:r w:rsidR="00A72136">
          <w:rPr>
            <w:i/>
          </w:rPr>
          <w:t>s</w:t>
        </w:r>
      </w:ins>
      <w:ins w:id="480" w:author="Kane Wu" w:date="2016-07-03T12:42:00Z">
        <w:del w:id="481" w:author="Leung, Jone" w:date="2016-07-03T16:04:00Z">
          <w:r w:rsidDel="00A72136">
            <w:rPr>
              <w:i/>
            </w:rPr>
            <w:delText xml:space="preserve">s </w:delText>
          </w:r>
        </w:del>
        <w:r>
          <w:rPr>
            <w:i/>
          </w:rPr>
          <w:t xml:space="preserve"> and Amount of Cuisines in Edinburgh. </w:t>
        </w:r>
      </w:ins>
    </w:p>
    <w:p w14:paraId="3A0D82F1" w14:textId="460D2353" w:rsidR="00690711" w:rsidDel="00AB020C" w:rsidRDefault="00690711" w:rsidP="00D2331F">
      <w:pPr>
        <w:rPr>
          <w:del w:id="482" w:author="Kane Wu" w:date="2016-07-03T12:42:00Z"/>
        </w:rPr>
      </w:pPr>
    </w:p>
    <w:p w14:paraId="011109EA" w14:textId="77777777" w:rsidR="00AB020C" w:rsidRDefault="00AB020C" w:rsidP="00014E28">
      <w:pPr>
        <w:rPr>
          <w:ins w:id="483" w:author="Leung, Jone" w:date="2016-07-03T16:05:00Z"/>
        </w:rPr>
      </w:pPr>
    </w:p>
    <w:p w14:paraId="4CF5F007" w14:textId="3925E91A" w:rsidR="00014E28" w:rsidDel="00690711" w:rsidRDefault="00014E28" w:rsidP="00D2331F">
      <w:pPr>
        <w:rPr>
          <w:del w:id="484" w:author="Kane Wu" w:date="2016-07-03T12:41:00Z"/>
        </w:rPr>
      </w:pPr>
      <w:commentRangeStart w:id="485"/>
      <w:del w:id="486" w:author="Kane Wu" w:date="2016-07-03T12:41:00Z">
        <w:r w:rsidDel="00690711">
          <w:rPr>
            <w:noProof/>
          </w:rPr>
          <w:drawing>
            <wp:inline distT="0" distB="0" distL="0" distR="0" wp14:anchorId="6FB19FC1" wp14:editId="0C4AA8F3">
              <wp:extent cx="4972929" cy="28190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commentRangeEnd w:id="485"/>
        <w:r w:rsidR="005D6C34" w:rsidDel="00690711">
          <w:rPr>
            <w:rStyle w:val="CommentReference"/>
          </w:rPr>
          <w:commentReference w:id="485"/>
        </w:r>
      </w:del>
    </w:p>
    <w:p w14:paraId="120625F8" w14:textId="217AE293" w:rsidR="00014E28" w:rsidDel="00690711" w:rsidRDefault="00014E28" w:rsidP="00D2331F">
      <w:pPr>
        <w:rPr>
          <w:del w:id="487" w:author="Kane Wu" w:date="2016-07-03T12:41:00Z"/>
        </w:rPr>
      </w:pPr>
    </w:p>
    <w:p w14:paraId="10EB6460" w14:textId="2AFA6DC9" w:rsidR="00C51702" w:rsidRDefault="00C51702" w:rsidP="00D2331F">
      <w:del w:id="488" w:author="Jim" w:date="2016-07-03T11:14:00Z">
        <w:r w:rsidDel="00DD6988">
          <w:delText xml:space="preserve">However very </w:delText>
        </w:r>
      </w:del>
      <w:ins w:id="489" w:author="Jim" w:date="2016-07-03T11:14:00Z">
        <w:r w:rsidR="00DD6988">
          <w:t>I</w:t>
        </w:r>
      </w:ins>
      <w:del w:id="490" w:author="Jim" w:date="2016-07-03T11:14:00Z">
        <w:r w:rsidDel="00DD6988">
          <w:delText>i</w:delText>
        </w:r>
      </w:del>
      <w:r>
        <w:t xml:space="preserve">nterestingly, the </w:t>
      </w:r>
      <w:del w:id="491" w:author="Jim" w:date="2016-07-03T11:14:00Z">
        <w:r w:rsidDel="00DD6988">
          <w:delText xml:space="preserve">stores </w:delText>
        </w:r>
      </w:del>
      <w:ins w:id="492" w:author="Jim" w:date="2016-07-03T11:14:00Z">
        <w:r w:rsidR="00DD6988">
          <w:t xml:space="preserve">restaurants </w:t>
        </w:r>
      </w:ins>
      <w:del w:id="493" w:author="Jim" w:date="2016-07-03T11:14:00Z">
        <w:r w:rsidDel="00DD6988">
          <w:delText>at</w:delText>
        </w:r>
      </w:del>
      <w:ins w:id="494" w:author="Jim" w:date="2016-07-03T11:14:00Z">
        <w:r w:rsidR="00DD6988">
          <w:t>in</w:t>
        </w:r>
      </w:ins>
      <w:r>
        <w:t xml:space="preserve"> </w:t>
      </w:r>
      <w:ins w:id="495" w:author="Jim" w:date="2016-07-03T11:14:00Z">
        <w:r w:rsidR="00DD6988">
          <w:t xml:space="preserve">the </w:t>
        </w:r>
      </w:ins>
      <w:r>
        <w:t xml:space="preserve">city </w:t>
      </w:r>
      <w:proofErr w:type="spellStart"/>
      <w:r>
        <w:t>centre</w:t>
      </w:r>
      <w:proofErr w:type="spellEnd"/>
      <w:r w:rsidR="00014E28">
        <w:t xml:space="preserve"> </w:t>
      </w:r>
      <w:ins w:id="496" w:author="Jim" w:date="2016-07-03T11:14:00Z">
        <w:r w:rsidR="00DD6988">
          <w:t>(</w:t>
        </w:r>
      </w:ins>
      <w:r w:rsidR="00014E28">
        <w:t>EH1 and EH2</w:t>
      </w:r>
      <w:ins w:id="497" w:author="Jim" w:date="2016-07-03T11:14:00Z">
        <w:r w:rsidR="00DD6988">
          <w:t>)</w:t>
        </w:r>
      </w:ins>
      <w:r>
        <w:t xml:space="preserve"> ha</w:t>
      </w:r>
      <w:del w:id="498" w:author="Jim" w:date="2016-07-03T11:14:00Z">
        <w:r w:rsidDel="00DD6988">
          <w:delText>s</w:delText>
        </w:r>
      </w:del>
      <w:ins w:id="499" w:author="Jim" w:date="2016-07-03T11:14:00Z">
        <w:r w:rsidR="00DD6988">
          <w:t>d</w:t>
        </w:r>
      </w:ins>
      <w:r>
        <w:t xml:space="preserve"> </w:t>
      </w:r>
      <w:del w:id="500" w:author="Jim" w:date="2016-07-03T11:14:00Z">
        <w:r w:rsidDel="00DD6988">
          <w:delText xml:space="preserve">also </w:delText>
        </w:r>
      </w:del>
      <w:r>
        <w:t>the lowest rating</w:t>
      </w:r>
      <w:ins w:id="501" w:author="Jim" w:date="2016-07-03T11:14:00Z">
        <w:r w:rsidR="00DD6988">
          <w:t xml:space="preserve"> average rating (</w:t>
        </w:r>
        <w:commentRangeStart w:id="502"/>
        <w:r w:rsidR="00DD6988">
          <w:t>Figure</w:t>
        </w:r>
      </w:ins>
      <w:ins w:id="503" w:author="Leung, Jone" w:date="2016-07-03T16:28:00Z">
        <w:r w:rsidR="005958B9">
          <w:t xml:space="preserve"> 7)</w:t>
        </w:r>
      </w:ins>
      <w:ins w:id="504" w:author="Jim" w:date="2016-07-03T11:14:00Z">
        <w:del w:id="505" w:author="Leung, Jone" w:date="2016-07-03T16:28:00Z">
          <w:r w:rsidR="00DD6988" w:rsidDel="005958B9">
            <w:delText xml:space="preserve"> [</w:delText>
          </w:r>
        </w:del>
        <w:del w:id="506" w:author="Kane Wu" w:date="2016-07-03T12:42:00Z">
          <w:r w:rsidR="00DD6988" w:rsidDel="00690711">
            <w:delText>x</w:delText>
          </w:r>
        </w:del>
      </w:ins>
      <w:ins w:id="507" w:author="Kane Wu" w:date="2016-07-03T12:42:00Z">
        <w:del w:id="508" w:author="Leung, Jone" w:date="2016-07-03T16:28:00Z">
          <w:r w:rsidR="00690711" w:rsidDel="005958B9">
            <w:delText>7</w:delText>
          </w:r>
        </w:del>
      </w:ins>
      <w:ins w:id="509" w:author="Jim" w:date="2016-07-03T11:14:00Z">
        <w:del w:id="510" w:author="Leung, Jone" w:date="2016-07-03T16:28:00Z">
          <w:r w:rsidR="00DD6988" w:rsidDel="005958B9">
            <w:delText>]</w:delText>
          </w:r>
        </w:del>
      </w:ins>
      <w:commentRangeEnd w:id="502"/>
      <w:ins w:id="511" w:author="Jim" w:date="2016-07-03T11:15:00Z">
        <w:del w:id="512" w:author="Leung, Jone" w:date="2016-07-03T16:28:00Z">
          <w:r w:rsidR="00DD6988" w:rsidDel="005958B9">
            <w:rPr>
              <w:rStyle w:val="CommentReference"/>
            </w:rPr>
            <w:commentReference w:id="502"/>
          </w:r>
        </w:del>
      </w:ins>
      <w:ins w:id="513" w:author="Jim" w:date="2016-07-03T11:14:00Z">
        <w:del w:id="514" w:author="Leung, Jone" w:date="2016-07-03T16:28:00Z">
          <w:r w:rsidR="00DD6988" w:rsidDel="005958B9">
            <w:delText>)</w:delText>
          </w:r>
        </w:del>
      </w:ins>
      <w:r>
        <w:t xml:space="preserve">. </w:t>
      </w:r>
      <w:del w:id="515" w:author="Jim" w:date="2016-07-03T11:15:00Z">
        <w:r w:rsidDel="00DD6988">
          <w:delText>The chart below shows the average star ratings by color. T</w:delText>
        </w:r>
      </w:del>
      <w:del w:id="516" w:author="Jim" w:date="2016-07-03T11:16:00Z">
        <w:r w:rsidDel="00DD6988">
          <w:delText xml:space="preserve">he darker the color the higher average score </w:delText>
        </w:r>
      </w:del>
      <w:del w:id="517" w:author="Jim" w:date="2016-07-03T11:15:00Z">
        <w:r w:rsidDel="00DD6988">
          <w:delText>it has</w:delText>
        </w:r>
      </w:del>
      <w:del w:id="518" w:author="Jim" w:date="2016-07-03T11:16:00Z">
        <w:r w:rsidDel="00DD6988">
          <w:delText>.</w:delText>
        </w:r>
      </w:del>
      <w:r>
        <w:t xml:space="preserve"> </w:t>
      </w:r>
      <w:ins w:id="519" w:author="Jim" w:date="2016-07-03T11:16:00Z">
        <w:r w:rsidR="00DD6988">
          <w:t xml:space="preserve">An explanation for this is that </w:t>
        </w:r>
      </w:ins>
      <w:del w:id="520" w:author="Jim" w:date="2016-07-03T11:16:00Z">
        <w:r w:rsidDel="00DD6988">
          <w:delText xml:space="preserve">It could be because </w:delText>
        </w:r>
      </w:del>
      <w:r>
        <w:t xml:space="preserve">there are many </w:t>
      </w:r>
      <w:del w:id="521" w:author="Jim" w:date="2016-07-03T11:16:00Z">
        <w:r w:rsidDel="00DD6988">
          <w:delText xml:space="preserve">stores </w:delText>
        </w:r>
      </w:del>
      <w:ins w:id="522" w:author="Jim" w:date="2016-07-03T11:16:00Z">
        <w:r w:rsidR="00DD6988">
          <w:t xml:space="preserve">restaurants </w:t>
        </w:r>
      </w:ins>
      <w:r>
        <w:t xml:space="preserve">in the city </w:t>
      </w:r>
      <w:proofErr w:type="spellStart"/>
      <w:r>
        <w:t>centre</w:t>
      </w:r>
      <w:proofErr w:type="spellEnd"/>
      <w:r>
        <w:t xml:space="preserve"> and hence </w:t>
      </w:r>
      <w:del w:id="523" w:author="Jim" w:date="2016-07-03T11:16:00Z">
        <w:r w:rsidDel="00DD6988">
          <w:delText xml:space="preserve">the </w:delText>
        </w:r>
      </w:del>
      <w:ins w:id="524" w:author="Jim" w:date="2016-07-03T11:16:00Z">
        <w:r w:rsidR="00DD6988">
          <w:t xml:space="preserve">many </w:t>
        </w:r>
      </w:ins>
      <w:r>
        <w:t>low score</w:t>
      </w:r>
      <w:ins w:id="525" w:author="Jim" w:date="2016-07-03T11:16:00Z">
        <w:r w:rsidR="00DD6988">
          <w:t>s</w:t>
        </w:r>
      </w:ins>
      <w:r>
        <w:t xml:space="preserve"> pull</w:t>
      </w:r>
      <w:del w:id="526" w:author="Jim" w:date="2016-07-03T11:16:00Z">
        <w:r w:rsidDel="00DD6988">
          <w:delText>s</w:delText>
        </w:r>
      </w:del>
      <w:r>
        <w:t xml:space="preserve"> down the </w:t>
      </w:r>
      <w:ins w:id="527" w:author="Jim" w:date="2016-07-03T11:16:00Z">
        <w:r w:rsidR="00DD6988">
          <w:t>overall average</w:t>
        </w:r>
      </w:ins>
      <w:del w:id="528" w:author="Jim" w:date="2016-07-03T11:16:00Z">
        <w:r w:rsidDel="00DD6988">
          <w:delText>high score</w:delText>
        </w:r>
      </w:del>
      <w:r>
        <w:t xml:space="preserve">. </w:t>
      </w:r>
      <w:ins w:id="529" w:author="Jim" w:date="2016-07-03T11:17:00Z">
        <w:r w:rsidR="00DD6988">
          <w:t xml:space="preserve">From this we can potentially infer that </w:t>
        </w:r>
      </w:ins>
      <w:del w:id="530" w:author="Jim" w:date="2016-07-03T11:17:00Z">
        <w:r w:rsidDel="00DD6988">
          <w:delText xml:space="preserve">It also means </w:delText>
        </w:r>
      </w:del>
      <w:r>
        <w:t xml:space="preserve">if our restaurant wants to focus on ratings, we should not try to put our </w:t>
      </w:r>
      <w:del w:id="531" w:author="Jim" w:date="2016-07-03T11:17:00Z">
        <w:r w:rsidDel="00DD6988">
          <w:delText xml:space="preserve">store </w:delText>
        </w:r>
      </w:del>
      <w:ins w:id="532" w:author="Jim" w:date="2016-07-03T11:17:00Z">
        <w:r w:rsidR="00DD6988">
          <w:t xml:space="preserve">restaurant </w:t>
        </w:r>
      </w:ins>
      <w:r>
        <w:t xml:space="preserve">in the city </w:t>
      </w:r>
      <w:proofErr w:type="spellStart"/>
      <w:r>
        <w:t>centre</w:t>
      </w:r>
      <w:proofErr w:type="spellEnd"/>
      <w:r>
        <w:t>.</w:t>
      </w:r>
    </w:p>
    <w:p w14:paraId="31768314" w14:textId="49F56D2B" w:rsidR="001F635B" w:rsidDel="00AC1747" w:rsidRDefault="005958B9">
      <w:pPr>
        <w:spacing w:after="0"/>
        <w:rPr>
          <w:del w:id="533" w:author="Leung, Jone" w:date="2016-07-03T16:25:00Z"/>
        </w:rPr>
        <w:pPrChange w:id="534" w:author="Leung, Jone" w:date="2016-07-03T16:25:00Z">
          <w:pPr/>
        </w:pPrChange>
      </w:pPr>
      <w:ins w:id="535" w:author="Leung, Jone" w:date="2016-07-03T16:29:00Z">
        <w:r>
          <w:rPr>
            <w:noProof/>
          </w:rPr>
          <mc:AlternateContent>
            <mc:Choice Requires="wps">
              <w:drawing>
                <wp:anchor distT="0" distB="0" distL="114300" distR="114300" simplePos="0" relativeHeight="251660288" behindDoc="0" locked="0" layoutInCell="1" allowOverlap="1" wp14:anchorId="6769F0BF" wp14:editId="0472B87C">
                  <wp:simplePos x="0" y="0"/>
                  <wp:positionH relativeFrom="column">
                    <wp:posOffset>1530350</wp:posOffset>
                  </wp:positionH>
                  <wp:positionV relativeFrom="paragraph">
                    <wp:posOffset>583565</wp:posOffset>
                  </wp:positionV>
                  <wp:extent cx="171450" cy="165100"/>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171450" cy="16510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52714B6" id="Rectangle 16" o:spid="_x0000_s1026" style="position:absolute;margin-left:120.5pt;margin-top:45.95pt;width: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" filled="f" strokecolor="#f79646 [3209]" strokeweight=".5pt"/>
              </w:pict>
            </mc:Fallback>
          </mc:AlternateContent>
        </w:r>
      </w:ins>
      <w:ins w:id="536" w:author="Leung, Jone" w:date="2016-07-03T16:25:00Z">
        <w:r w:rsidR="00AC1747">
          <w:rPr>
            <w:noProof/>
          </w:rPr>
          <w:drawing>
            <wp:inline distT="0" distB="0" distL="0" distR="0" wp14:anchorId="594DCCDD" wp14:editId="44297F97">
              <wp:extent cx="3365500" cy="2647615"/>
              <wp:effectExtent l="19050" t="19050" r="2540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84" t="10825" r="37607" b="17569"/>
                      <a:stretch/>
                    </pic:blipFill>
                    <pic:spPr bwMode="auto">
                      <a:xfrm>
                        <a:off x="0" y="0"/>
                        <a:ext cx="3395298" cy="26710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commentRangeStart w:id="537"/>
      <w:del w:id="538" w:author="Leung, Jone" w:date="2016-07-03T16:25:00Z">
        <w:r w:rsidR="001F635B" w:rsidDel="00AC1747">
          <w:rPr>
            <w:noProof/>
          </w:rPr>
          <w:drawing>
            <wp:inline distT="0" distB="0" distL="0" distR="0" wp14:anchorId="2740333E" wp14:editId="4C3D4223">
              <wp:extent cx="4740571" cy="34925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576" cy="3494714"/>
                      </a:xfrm>
                      <a:prstGeom prst="rect">
                        <a:avLst/>
                      </a:prstGeom>
                      <a:noFill/>
                      <a:ln>
                        <a:noFill/>
                      </a:ln>
                    </pic:spPr>
                  </pic:pic>
                </a:graphicData>
              </a:graphic>
            </wp:inline>
          </w:drawing>
        </w:r>
      </w:del>
      <w:commentRangeEnd w:id="537"/>
      <w:r w:rsidR="00DD6988">
        <w:rPr>
          <w:rStyle w:val="CommentReference"/>
        </w:rPr>
        <w:commentReference w:id="537"/>
      </w:r>
    </w:p>
    <w:p w14:paraId="3FAA2CCE" w14:textId="77777777" w:rsidR="00AC1747" w:rsidRDefault="00AC1747">
      <w:pPr>
        <w:spacing w:after="0"/>
        <w:rPr>
          <w:ins w:id="539" w:author="Leung, Jone" w:date="2016-07-03T16:25:00Z"/>
        </w:rPr>
        <w:pPrChange w:id="540" w:author="Leung, Jone" w:date="2016-07-03T16:25:00Z">
          <w:pPr/>
        </w:pPrChange>
      </w:pPr>
    </w:p>
    <w:p w14:paraId="48A5960E" w14:textId="3AD80CEF" w:rsidR="00690711" w:rsidRDefault="00690711">
      <w:pPr>
        <w:spacing w:after="0"/>
        <w:pPrChange w:id="541" w:author="Leung, Jone" w:date="2016-07-03T16:25:00Z">
          <w:pPr/>
        </w:pPrChange>
      </w:pPr>
      <w:ins w:id="542" w:author="Kane Wu" w:date="2016-07-03T12:42:00Z">
        <w:r>
          <w:lastRenderedPageBreak/>
          <w:t>Figure 7: Average rating per zip</w:t>
        </w:r>
      </w:ins>
      <w:ins w:id="543" w:author="Leung, Jone" w:date="2016-07-03T16:26:00Z">
        <w:r w:rsidR="000E6625">
          <w:t xml:space="preserve"> code</w:t>
        </w:r>
      </w:ins>
    </w:p>
    <w:p w14:paraId="2A8F65B1" w14:textId="62AE0F2C" w:rsidR="00B00137" w:rsidDel="00245780" w:rsidRDefault="00B00137" w:rsidP="00D2331F">
      <w:pPr>
        <w:rPr>
          <w:del w:id="544" w:author="Leung, Jone" w:date="2016-07-03T16:49:00Z"/>
        </w:rPr>
      </w:pPr>
      <w:r>
        <w:t xml:space="preserve">We </w:t>
      </w:r>
      <w:del w:id="545" w:author="Jim" w:date="2016-07-03T11:19:00Z">
        <w:r w:rsidDel="00DD6988">
          <w:delText>also</w:delText>
        </w:r>
      </w:del>
      <w:r>
        <w:t xml:space="preserve"> decided </w:t>
      </w:r>
      <w:del w:id="546" w:author="Jim" w:date="2016-07-03T11:19:00Z">
        <w:r w:rsidDel="00DD6988">
          <w:delText xml:space="preserve">that we want </w:delText>
        </w:r>
      </w:del>
      <w:r>
        <w:t xml:space="preserve">to calculate the demand </w:t>
      </w:r>
      <w:del w:id="547" w:author="Jim" w:date="2016-07-03T11:19:00Z">
        <w:r w:rsidDel="00DD6988">
          <w:delText>via looking at</w:delText>
        </w:r>
      </w:del>
      <w:ins w:id="548" w:author="Jim" w:date="2016-07-03T11:19:00Z">
        <w:r w:rsidR="00DD6988">
          <w:t>using</w:t>
        </w:r>
      </w:ins>
      <w:r>
        <w:t xml:space="preserve"> the number of reviews. We understand the number of reviews </w:t>
      </w:r>
      <w:del w:id="549" w:author="Jim" w:date="2016-07-03T11:20:00Z">
        <w:r w:rsidDel="00DD6988">
          <w:delText>is</w:delText>
        </w:r>
      </w:del>
      <w:ins w:id="550" w:author="Jim" w:date="2016-07-03T11:20:00Z">
        <w:r w:rsidR="00DD6988">
          <w:t>may</w:t>
        </w:r>
      </w:ins>
      <w:r>
        <w:t xml:space="preserve"> not </w:t>
      </w:r>
      <w:ins w:id="551" w:author="Jim" w:date="2016-07-03T11:20:00Z">
        <w:r w:rsidR="00DD6988">
          <w:t xml:space="preserve">be </w:t>
        </w:r>
      </w:ins>
      <w:r>
        <w:t xml:space="preserve">the best indicator of how many customers </w:t>
      </w:r>
      <w:ins w:id="552" w:author="Jim" w:date="2016-07-03T11:19:00Z">
        <w:r w:rsidR="00DD6988">
          <w:t xml:space="preserve">a restaurant </w:t>
        </w:r>
      </w:ins>
      <w:r>
        <w:t>ha</w:t>
      </w:r>
      <w:ins w:id="553" w:author="Jim" w:date="2016-07-03T11:20:00Z">
        <w:r w:rsidR="00DD6988">
          <w:t>d,</w:t>
        </w:r>
      </w:ins>
      <w:del w:id="554" w:author="Jim" w:date="2016-07-03T11:20:00Z">
        <w:r w:rsidDel="00DD6988">
          <w:delText xml:space="preserve">s </w:delText>
        </w:r>
      </w:del>
      <w:r>
        <w:t xml:space="preserve"> but it </w:t>
      </w:r>
      <w:del w:id="555" w:author="Jim" w:date="2016-07-03T11:20:00Z">
        <w:r w:rsidDel="00CA3423">
          <w:delText xml:space="preserve">generally </w:delText>
        </w:r>
      </w:del>
      <w:r>
        <w:t>serve</w:t>
      </w:r>
      <w:del w:id="556" w:author="Jim" w:date="2016-07-03T11:20:00Z">
        <w:r w:rsidDel="00CA3423">
          <w:delText>s</w:delText>
        </w:r>
      </w:del>
      <w:ins w:id="557" w:author="Jim" w:date="2016-07-03T11:20:00Z">
        <w:r w:rsidR="00CA3423">
          <w:t>d</w:t>
        </w:r>
      </w:ins>
      <w:r>
        <w:t xml:space="preserve"> as a good proxy </w:t>
      </w:r>
      <w:del w:id="558" w:author="Jim" w:date="2016-07-03T11:20:00Z">
        <w:r w:rsidDel="00CA3423">
          <w:delText>for the number of customers</w:delText>
        </w:r>
      </w:del>
      <w:ins w:id="559" w:author="Jim" w:date="2016-07-03T11:20:00Z">
        <w:r w:rsidR="00CA3423">
          <w:t>in the absence of more concrete data</w:t>
        </w:r>
      </w:ins>
      <w:r>
        <w:t xml:space="preserve">. </w:t>
      </w:r>
      <w:del w:id="560" w:author="Jim" w:date="2016-07-03T11:20:00Z">
        <w:r w:rsidDel="00CA3423">
          <w:delText>As seen at the graph below</w:delText>
        </w:r>
      </w:del>
      <w:ins w:id="561" w:author="Jim" w:date="2016-07-03T11:20:00Z">
        <w:del w:id="562" w:author="Leung, Jone" w:date="2016-07-03T16:50:00Z">
          <w:r w:rsidR="00CA3423" w:rsidDel="00245780">
            <w:delText>Figure [X]</w:delText>
          </w:r>
        </w:del>
      </w:ins>
      <w:ins w:id="563" w:author="Leung, Jone" w:date="2016-07-03T16:50:00Z">
        <w:r w:rsidR="00245780">
          <w:t>Figure 8</w:t>
        </w:r>
      </w:ins>
      <w:ins w:id="564" w:author="Jim" w:date="2016-07-03T11:20:00Z">
        <w:r w:rsidR="00CA3423">
          <w:t xml:space="preserve"> shows</w:t>
        </w:r>
      </w:ins>
      <w:r>
        <w:t xml:space="preserve"> th</w:t>
      </w:r>
      <w:ins w:id="565" w:author="Leung, Jone" w:date="2016-07-03T16:31:00Z">
        <w:r w:rsidR="00D63752">
          <w:t>at th</w:t>
        </w:r>
      </w:ins>
      <w:r>
        <w:t>e location</w:t>
      </w:r>
      <w:ins w:id="566" w:author="Jim" w:date="2016-07-03T11:21:00Z">
        <w:r w:rsidR="00CA3423">
          <w:t>s</w:t>
        </w:r>
      </w:ins>
      <w:r>
        <w:t xml:space="preserve"> with the most reviews are EH1, EH2, EH3 and EH8. </w:t>
      </w:r>
      <w:del w:id="567" w:author="Jim" w:date="2016-07-03T11:21:00Z">
        <w:r w:rsidDel="00CA3423">
          <w:delText xml:space="preserve">So we will based our analysis on that. </w:delText>
        </w:r>
      </w:del>
      <w:ins w:id="568" w:author="Jim" w:date="2016-07-03T11:21:00Z">
        <w:r w:rsidR="00CA3423">
          <w:t>We used this information in order to focus our analysis on these areas.</w:t>
        </w:r>
      </w:ins>
    </w:p>
    <w:p w14:paraId="385CEAB1" w14:textId="77777777" w:rsidR="00245780" w:rsidRDefault="00245780" w:rsidP="00D2331F">
      <w:pPr>
        <w:rPr>
          <w:ins w:id="569" w:author="Leung, Jone" w:date="2016-07-03T16:49:00Z"/>
          <w:noProof/>
          <w:lang w:val="en-GB" w:eastAsia="en-GB"/>
        </w:rPr>
      </w:pPr>
    </w:p>
    <w:p w14:paraId="5C7A4166" w14:textId="77777777" w:rsidR="00245780" w:rsidRDefault="00245780">
      <w:pPr>
        <w:spacing w:after="0"/>
        <w:rPr>
          <w:ins w:id="570" w:author="Leung, Jone" w:date="2016-07-03T16:49:00Z"/>
        </w:rPr>
        <w:pPrChange w:id="571" w:author="Leung, Jone" w:date="2016-07-03T16:49:00Z">
          <w:pPr/>
        </w:pPrChange>
      </w:pPr>
      <w:ins w:id="572" w:author="Leung, Jone" w:date="2016-07-03T16:48:00Z">
        <w:r>
          <w:rPr>
            <w:noProof/>
          </w:rPr>
          <w:drawing>
            <wp:inline distT="0" distB="0" distL="0" distR="0" wp14:anchorId="54406C84" wp14:editId="135FB8E2">
              <wp:extent cx="3816350" cy="3064124"/>
              <wp:effectExtent l="19050" t="19050" r="1270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521" t="9687" r="37715" b="16430"/>
                      <a:stretch/>
                    </pic:blipFill>
                    <pic:spPr bwMode="auto">
                      <a:xfrm>
                        <a:off x="0" y="0"/>
                        <a:ext cx="3828853" cy="30741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ins>
    </w:p>
    <w:p w14:paraId="59171EA6" w14:textId="71A29E14" w:rsidR="00245780" w:rsidRDefault="00245780">
      <w:pPr>
        <w:spacing w:after="0"/>
        <w:rPr>
          <w:ins w:id="573" w:author="Leung, Jone" w:date="2016-07-03T16:50:00Z"/>
        </w:rPr>
        <w:pPrChange w:id="574" w:author="Leung, Jone" w:date="2016-07-03T16:49:00Z">
          <w:pPr/>
        </w:pPrChange>
      </w:pPr>
      <w:ins w:id="575" w:author="Leung, Jone" w:date="2016-07-03T16:49:00Z">
        <w:r>
          <w:t>Figure 8: Number Reviews per Restaurant and zip</w:t>
        </w:r>
      </w:ins>
    </w:p>
    <w:p w14:paraId="5A3CFF75" w14:textId="6BC0A8C3" w:rsidR="00B00137" w:rsidRDefault="00B00137">
      <w:pPr>
        <w:spacing w:after="0"/>
        <w:pPrChange w:id="576" w:author="Leung, Jone" w:date="2016-07-03T16:49:00Z">
          <w:pPr/>
        </w:pPrChange>
      </w:pPr>
      <w:commentRangeStart w:id="577"/>
      <w:del w:id="578" w:author="Leung, Jone" w:date="2016-07-03T16:48:00Z">
        <w:r w:rsidDel="00245780">
          <w:rPr>
            <w:noProof/>
          </w:rPr>
          <w:drawing>
            <wp:inline distT="0" distB="0" distL="0" distR="0" wp14:anchorId="7C9322BA" wp14:editId="12D65F1A">
              <wp:extent cx="4210050" cy="3323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169" cy="3331951"/>
                      </a:xfrm>
                      <a:prstGeom prst="rect">
                        <a:avLst/>
                      </a:prstGeom>
                      <a:noFill/>
                      <a:ln>
                        <a:noFill/>
                      </a:ln>
                    </pic:spPr>
                  </pic:pic>
                </a:graphicData>
              </a:graphic>
            </wp:inline>
          </w:drawing>
        </w:r>
      </w:del>
      <w:commentRangeEnd w:id="577"/>
      <w:r w:rsidR="00CA3423">
        <w:rPr>
          <w:rStyle w:val="CommentReference"/>
        </w:rPr>
        <w:commentReference w:id="577"/>
      </w:r>
    </w:p>
    <w:p w14:paraId="71210245" w14:textId="34298892" w:rsidR="001F635B" w:rsidRDefault="00C51702" w:rsidP="00D2331F">
      <w:del w:id="579" w:author="Jim" w:date="2016-07-03T11:24:00Z">
        <w:r w:rsidDel="00CA3423">
          <w:delText>From the data w</w:delText>
        </w:r>
      </w:del>
      <w:ins w:id="580" w:author="Jim" w:date="2016-07-03T11:24:00Z">
        <w:r w:rsidR="00CA3423">
          <w:t>W</w:t>
        </w:r>
      </w:ins>
      <w:r>
        <w:t xml:space="preserve">e </w:t>
      </w:r>
      <w:del w:id="581" w:author="Jim" w:date="2016-07-03T11:24:00Z">
        <w:r w:rsidDel="00CA3423">
          <w:delText xml:space="preserve">have </w:delText>
        </w:r>
      </w:del>
      <w:del w:id="582" w:author="Jim" w:date="2016-07-03T11:25:00Z">
        <w:r w:rsidDel="00CA3423">
          <w:delText xml:space="preserve">also </w:delText>
        </w:r>
      </w:del>
      <w:r>
        <w:t xml:space="preserve">generated </w:t>
      </w:r>
      <w:del w:id="583" w:author="Jim" w:date="2016-07-03T11:25:00Z">
        <w:r w:rsidDel="00CA3423">
          <w:delText xml:space="preserve">numerous </w:delText>
        </w:r>
      </w:del>
      <w:r>
        <w:t xml:space="preserve">metrics </w:t>
      </w:r>
      <w:ins w:id="584" w:author="Jim" w:date="2016-07-03T11:24:00Z">
        <w:r w:rsidR="00CA3423">
          <w:t xml:space="preserve">for each </w:t>
        </w:r>
      </w:ins>
      <w:ins w:id="585" w:author="Jim" w:date="2016-07-03T11:25:00Z">
        <w:r w:rsidR="00CA3423">
          <w:t xml:space="preserve">zip code (table </w:t>
        </w:r>
        <w:del w:id="586" w:author="Kane Wu" w:date="2016-07-03T12:44:00Z">
          <w:r w:rsidR="00CA3423" w:rsidDel="00690711">
            <w:delText>[X]</w:delText>
          </w:r>
        </w:del>
      </w:ins>
      <w:ins w:id="587" w:author="Kane Wu" w:date="2016-07-03T12:44:00Z">
        <w:r w:rsidR="00690711">
          <w:t>1</w:t>
        </w:r>
      </w:ins>
      <w:ins w:id="588" w:author="Jim" w:date="2016-07-03T11:25:00Z">
        <w:r w:rsidR="00CA3423">
          <w:t xml:space="preserve">). </w:t>
        </w:r>
      </w:ins>
      <w:del w:id="589" w:author="Jim" w:date="2016-07-03T11:25:00Z">
        <w:r w:rsidDel="00CA3423">
          <w:delText xml:space="preserve">such as </w:delText>
        </w:r>
      </w:del>
      <w:ins w:id="590" w:author="Jim" w:date="2016-07-03T11:25:00Z">
        <w:r w:rsidR="00CA3423">
          <w:t>We considered the ratios of</w:t>
        </w:r>
      </w:ins>
      <w:ins w:id="591" w:author="Jim" w:date="2016-07-03T11:30:00Z">
        <w:r w:rsidR="00CA3423">
          <w:t>:</w:t>
        </w:r>
      </w:ins>
      <w:ins w:id="592" w:author="Jim" w:date="2016-07-03T11:25:00Z">
        <w:r w:rsidR="00CA3423">
          <w:t xml:space="preserve"> </w:t>
        </w:r>
      </w:ins>
      <w:ins w:id="593" w:author="Kane Wu" w:date="2016-07-03T12:45:00Z">
        <w:r w:rsidR="00690711">
          <w:t xml:space="preserve">total </w:t>
        </w:r>
      </w:ins>
      <w:r>
        <w:t xml:space="preserve">population </w:t>
      </w:r>
      <w:ins w:id="594" w:author="Kane Wu" w:date="2016-07-03T12:45:00Z">
        <w:r w:rsidR="00690711">
          <w:t xml:space="preserve">per zip </w:t>
        </w:r>
      </w:ins>
      <w:del w:id="595" w:author="Jim" w:date="2016-07-03T11:25:00Z">
        <w:r w:rsidDel="00CA3423">
          <w:delText>divide by</w:delText>
        </w:r>
      </w:del>
      <w:ins w:id="596" w:author="Jim" w:date="2016-07-03T11:25:00Z">
        <w:r w:rsidR="00CA3423">
          <w:t>to</w:t>
        </w:r>
      </w:ins>
      <w:r>
        <w:t xml:space="preserve"> </w:t>
      </w:r>
      <w:ins w:id="597" w:author="Jim" w:date="2016-07-03T11:25:00Z">
        <w:r w:rsidR="00CA3423">
          <w:t xml:space="preserve">number of </w:t>
        </w:r>
      </w:ins>
      <w:r>
        <w:t>restaurant</w:t>
      </w:r>
      <w:ins w:id="598" w:author="Jim" w:date="2016-07-03T11:25:00Z">
        <w:r w:rsidR="00CA3423">
          <w:t>s</w:t>
        </w:r>
      </w:ins>
      <w:ins w:id="599" w:author="Kane Wu" w:date="2016-07-03T12:45:00Z">
        <w:r w:rsidR="00690711">
          <w:t xml:space="preserve"> per zip</w:t>
        </w:r>
      </w:ins>
      <w:del w:id="600" w:author="Jim" w:date="2016-07-03T11:30:00Z">
        <w:r w:rsidDel="00CA3423">
          <w:delText>,</w:delText>
        </w:r>
      </w:del>
      <w:ins w:id="601" w:author="Jim" w:date="2016-07-03T11:30:00Z">
        <w:r w:rsidR="00CA3423">
          <w:t>;</w:t>
        </w:r>
      </w:ins>
      <w:r>
        <w:t xml:space="preserve"> </w:t>
      </w:r>
      <w:ins w:id="602" w:author="Kane Wu" w:date="2016-07-03T12:45:00Z">
        <w:r w:rsidR="00690711">
          <w:t xml:space="preserve">average </w:t>
        </w:r>
      </w:ins>
      <w:commentRangeStart w:id="603"/>
      <w:r>
        <w:t>income</w:t>
      </w:r>
      <w:commentRangeEnd w:id="603"/>
      <w:r w:rsidR="00CA3423">
        <w:rPr>
          <w:rStyle w:val="CommentReference"/>
        </w:rPr>
        <w:commentReference w:id="603"/>
      </w:r>
      <w:r>
        <w:t xml:space="preserve"> </w:t>
      </w:r>
      <w:ins w:id="604" w:author="Kane Wu" w:date="2016-07-03T12:45:00Z">
        <w:r w:rsidR="00690711">
          <w:t xml:space="preserve">per zip </w:t>
        </w:r>
      </w:ins>
      <w:del w:id="605" w:author="Jim" w:date="2016-07-03T11:26:00Z">
        <w:r w:rsidDel="00CA3423">
          <w:delText>divided by</w:delText>
        </w:r>
      </w:del>
      <w:ins w:id="606" w:author="Jim" w:date="2016-07-03T11:26:00Z">
        <w:r w:rsidR="00CA3423">
          <w:t>to</w:t>
        </w:r>
      </w:ins>
      <w:r>
        <w:t xml:space="preserve"> </w:t>
      </w:r>
      <w:ins w:id="607" w:author="Jim" w:date="2016-07-03T11:26:00Z">
        <w:r w:rsidR="00CA3423">
          <w:t xml:space="preserve">the number of </w:t>
        </w:r>
      </w:ins>
      <w:r>
        <w:t>restaurants</w:t>
      </w:r>
      <w:ins w:id="608" w:author="Kane Wu" w:date="2016-07-03T12:45:00Z">
        <w:r w:rsidR="00690711">
          <w:t xml:space="preserve"> per zip</w:t>
        </w:r>
      </w:ins>
      <w:del w:id="609" w:author="Jim" w:date="2016-07-03T11:30:00Z">
        <w:r w:rsidDel="00CA3423">
          <w:delText>,</w:delText>
        </w:r>
      </w:del>
      <w:ins w:id="610" w:author="Jim" w:date="2016-07-03T11:30:00Z">
        <w:r w:rsidR="00CA3423">
          <w:t>;</w:t>
        </w:r>
      </w:ins>
      <w:r>
        <w:t xml:space="preserve"> </w:t>
      </w:r>
      <w:ins w:id="611" w:author="Jim" w:date="2016-07-03T11:26:00Z">
        <w:r w:rsidR="00CA3423">
          <w:t xml:space="preserve">the </w:t>
        </w:r>
      </w:ins>
      <w:ins w:id="612" w:author="Kane Wu" w:date="2016-07-03T12:45:00Z">
        <w:r w:rsidR="00690711">
          <w:t xml:space="preserve">total </w:t>
        </w:r>
      </w:ins>
      <w:ins w:id="613" w:author="Jim" w:date="2016-07-03T11:26:00Z">
        <w:r w:rsidR="00CA3423">
          <w:t xml:space="preserve">number of </w:t>
        </w:r>
      </w:ins>
      <w:r>
        <w:t>propert</w:t>
      </w:r>
      <w:ins w:id="614" w:author="Jim" w:date="2016-07-03T11:26:00Z">
        <w:r w:rsidR="00CA3423">
          <w:t>ies</w:t>
        </w:r>
      </w:ins>
      <w:del w:id="615" w:author="Jim" w:date="2016-07-03T11:26:00Z">
        <w:r w:rsidDel="00CA3423">
          <w:delText>y</w:delText>
        </w:r>
      </w:del>
      <w:r>
        <w:t xml:space="preserve"> </w:t>
      </w:r>
      <w:del w:id="616" w:author="Jim" w:date="2016-07-03T11:26:00Z">
        <w:r w:rsidDel="00CA3423">
          <w:delText>divided by</w:delText>
        </w:r>
      </w:del>
      <w:ins w:id="617" w:author="Jim" w:date="2016-07-03T11:26:00Z">
        <w:r w:rsidR="00CA3423">
          <w:t>to</w:t>
        </w:r>
      </w:ins>
      <w:r>
        <w:t xml:space="preserve"> </w:t>
      </w:r>
      <w:ins w:id="618" w:author="Jim" w:date="2016-07-03T11:26:00Z">
        <w:r w:rsidR="00CA3423">
          <w:t xml:space="preserve">the number of </w:t>
        </w:r>
      </w:ins>
      <w:r>
        <w:t>restaurants</w:t>
      </w:r>
      <w:ins w:id="619" w:author="Kane Wu" w:date="2016-07-03T12:45:00Z">
        <w:r w:rsidR="00690711">
          <w:t xml:space="preserve"> per zip</w:t>
        </w:r>
      </w:ins>
      <w:ins w:id="620" w:author="Jim" w:date="2016-07-03T11:30:00Z">
        <w:r w:rsidR="00CA3423">
          <w:t>;</w:t>
        </w:r>
      </w:ins>
      <w:r>
        <w:t xml:space="preserve"> and </w:t>
      </w:r>
      <w:ins w:id="621" w:author="Jim" w:date="2016-07-03T11:26:00Z">
        <w:r w:rsidR="00CA3423">
          <w:t xml:space="preserve">the </w:t>
        </w:r>
      </w:ins>
      <w:ins w:id="622" w:author="Kane Wu" w:date="2016-07-03T12:45:00Z">
        <w:r w:rsidR="00690711">
          <w:t xml:space="preserve">total </w:t>
        </w:r>
      </w:ins>
      <w:ins w:id="623" w:author="Jim" w:date="2016-07-03T11:26:00Z">
        <w:r w:rsidR="00CA3423">
          <w:t xml:space="preserve">number of </w:t>
        </w:r>
      </w:ins>
      <w:r>
        <w:t>hotel</w:t>
      </w:r>
      <w:ins w:id="624" w:author="Jim" w:date="2016-07-03T11:26:00Z">
        <w:r w:rsidR="00CA3423">
          <w:t>s</w:t>
        </w:r>
      </w:ins>
      <w:r>
        <w:t xml:space="preserve"> </w:t>
      </w:r>
      <w:del w:id="625" w:author="Jim" w:date="2016-07-03T11:26:00Z">
        <w:r w:rsidDel="00CA3423">
          <w:delText>divided by</w:delText>
        </w:r>
      </w:del>
      <w:ins w:id="626" w:author="Jim" w:date="2016-07-03T11:26:00Z">
        <w:r w:rsidR="00CA3423">
          <w:t>to</w:t>
        </w:r>
      </w:ins>
      <w:r>
        <w:t xml:space="preserve"> </w:t>
      </w:r>
      <w:ins w:id="627" w:author="Jim" w:date="2016-07-03T11:27:00Z">
        <w:r w:rsidR="00CA3423">
          <w:t xml:space="preserve">the number of </w:t>
        </w:r>
      </w:ins>
      <w:r>
        <w:t>restaurants</w:t>
      </w:r>
      <w:ins w:id="628" w:author="Kane Wu" w:date="2016-07-03T12:45:00Z">
        <w:r w:rsidR="00690711">
          <w:t xml:space="preserve"> per zip</w:t>
        </w:r>
      </w:ins>
      <w:r>
        <w:t xml:space="preserve">. </w:t>
      </w:r>
    </w:p>
    <w:p w14:paraId="1A60F7F2" w14:textId="23573F2F" w:rsidR="009F4F49" w:rsidRDefault="00DF6AFF" w:rsidP="00D2331F">
      <w:del w:id="629" w:author="Jim" w:date="2016-07-03T11:27:00Z">
        <w:r w:rsidDel="00CA3423">
          <w:delText>The statistics are</w:delText>
        </w:r>
        <w:r w:rsidR="009F4F49" w:rsidDel="00CA3423">
          <w:delText xml:space="preserve"> follows:</w:delText>
        </w:r>
      </w:del>
    </w:p>
    <w:tbl>
      <w:tblPr>
        <w:tblW w:w="9350" w:type="dxa"/>
        <w:tblLook w:val="04A0" w:firstRow="1" w:lastRow="0" w:firstColumn="1" w:lastColumn="0" w:noHBand="0" w:noVBand="1"/>
        <w:tblPrChange w:id="630" w:author="Leung, Jone" w:date="2016-07-03T18:57:00Z">
          <w:tblPr>
            <w:tblW w:w="9350" w:type="dxa"/>
            <w:tblLook w:val="04A0" w:firstRow="1" w:lastRow="0" w:firstColumn="1" w:lastColumn="0" w:noHBand="0" w:noVBand="1"/>
          </w:tblPr>
        </w:tblPrChange>
      </w:tblPr>
      <w:tblGrid>
        <w:gridCol w:w="1048"/>
        <w:gridCol w:w="1804"/>
        <w:gridCol w:w="1903"/>
        <w:gridCol w:w="1903"/>
        <w:gridCol w:w="1407"/>
        <w:gridCol w:w="1285"/>
        <w:tblGridChange w:id="631">
          <w:tblGrid>
            <w:gridCol w:w="5"/>
            <w:gridCol w:w="815"/>
            <w:gridCol w:w="263"/>
            <w:gridCol w:w="1617"/>
            <w:gridCol w:w="243"/>
            <w:gridCol w:w="1177"/>
            <w:gridCol w:w="787"/>
            <w:gridCol w:w="913"/>
            <w:gridCol w:w="1051"/>
            <w:gridCol w:w="569"/>
            <w:gridCol w:w="880"/>
            <w:gridCol w:w="360"/>
            <w:gridCol w:w="675"/>
          </w:tblGrid>
        </w:tblGridChange>
      </w:tblGrid>
      <w:tr w:rsidR="002835B9" w:rsidRPr="002835B9" w14:paraId="081D5337" w14:textId="77777777" w:rsidTr="00B846D6">
        <w:trPr>
          <w:trHeight w:val="290"/>
          <w:trPrChange w:id="632" w:author="Leung, Jone" w:date="2016-07-03T18:57:00Z">
            <w:trPr>
              <w:gridBefore w:val="1"/>
              <w:trHeight w:val="290"/>
            </w:trPr>
          </w:trPrChange>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33" w:author="Leung, Jone" w:date="2016-07-03T18:57:00Z">
              <w:tcPr>
                <w:tcW w:w="102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514C187" w14:textId="77777777" w:rsidR="002835B9" w:rsidRPr="002835B9" w:rsidRDefault="002835B9" w:rsidP="002835B9">
            <w:pPr>
              <w:spacing w:after="0" w:line="240" w:lineRule="auto"/>
              <w:rPr>
                <w:rFonts w:ascii="Calibri" w:eastAsia="Times New Roman" w:hAnsi="Calibri" w:cs="Times New Roman"/>
                <w:color w:val="000000"/>
              </w:rPr>
            </w:pPr>
            <w:commentRangeStart w:id="634"/>
            <w:r w:rsidRPr="002835B9">
              <w:rPr>
                <w:rFonts w:ascii="Calibri" w:eastAsia="Times New Roman" w:hAnsi="Calibri" w:cs="Times New Roman"/>
                <w:color w:val="000000"/>
              </w:rPr>
              <w:t>zip</w:t>
            </w:r>
            <w:commentRangeEnd w:id="634"/>
            <w:r w:rsidR="00CA3423">
              <w:rPr>
                <w:rStyle w:val="CommentReference"/>
              </w:rPr>
              <w:commentReference w:id="634"/>
            </w:r>
          </w:p>
        </w:tc>
        <w:tc>
          <w:tcPr>
            <w:tcW w:w="1778" w:type="dxa"/>
            <w:tcBorders>
              <w:top w:val="single" w:sz="4" w:space="0" w:color="auto"/>
              <w:left w:val="nil"/>
              <w:bottom w:val="single" w:sz="4" w:space="0" w:color="auto"/>
              <w:right w:val="single" w:sz="4" w:space="0" w:color="auto"/>
            </w:tcBorders>
            <w:shd w:val="clear" w:color="auto" w:fill="auto"/>
            <w:noWrap/>
            <w:vAlign w:val="bottom"/>
            <w:hideMark/>
            <w:tcPrChange w:id="635" w:author="Leung, Jone" w:date="2016-07-03T18:57:00Z">
              <w:tcPr>
                <w:tcW w:w="1863"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58511DE0"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pop/rest</w:t>
            </w:r>
          </w:p>
        </w:tc>
        <w:tc>
          <w:tcPr>
            <w:tcW w:w="1876" w:type="dxa"/>
            <w:tcBorders>
              <w:top w:val="single" w:sz="4" w:space="0" w:color="auto"/>
              <w:left w:val="nil"/>
              <w:bottom w:val="single" w:sz="4" w:space="0" w:color="auto"/>
              <w:right w:val="single" w:sz="4" w:space="0" w:color="auto"/>
            </w:tcBorders>
            <w:shd w:val="clear" w:color="auto" w:fill="auto"/>
            <w:noWrap/>
            <w:vAlign w:val="bottom"/>
            <w:hideMark/>
            <w:tcPrChange w:id="636" w:author="Leung, Jone" w:date="2016-07-03T18:57:00Z">
              <w:tcPr>
                <w:tcW w:w="1959"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3AF3FF4E"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income/rest</w:t>
            </w:r>
          </w:p>
        </w:tc>
        <w:tc>
          <w:tcPr>
            <w:tcW w:w="1876" w:type="dxa"/>
            <w:tcBorders>
              <w:top w:val="single" w:sz="4" w:space="0" w:color="auto"/>
              <w:left w:val="nil"/>
              <w:bottom w:val="single" w:sz="4" w:space="0" w:color="auto"/>
              <w:right w:val="single" w:sz="4" w:space="0" w:color="auto"/>
            </w:tcBorders>
            <w:shd w:val="clear" w:color="auto" w:fill="auto"/>
            <w:noWrap/>
            <w:vAlign w:val="bottom"/>
            <w:hideMark/>
            <w:tcPrChange w:id="637" w:author="Leung, Jone" w:date="2016-07-03T18:57:00Z">
              <w:tcPr>
                <w:tcW w:w="1959"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3D962083"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property/rest</w:t>
            </w:r>
          </w:p>
        </w:tc>
        <w:tc>
          <w:tcPr>
            <w:tcW w:w="1367" w:type="dxa"/>
            <w:tcBorders>
              <w:top w:val="single" w:sz="4" w:space="0" w:color="auto"/>
              <w:left w:val="nil"/>
              <w:bottom w:val="single" w:sz="4" w:space="0" w:color="auto"/>
              <w:right w:val="single" w:sz="4" w:space="0" w:color="auto"/>
            </w:tcBorders>
            <w:shd w:val="clear" w:color="auto" w:fill="auto"/>
            <w:noWrap/>
            <w:vAlign w:val="bottom"/>
            <w:hideMark/>
            <w:tcPrChange w:id="638" w:author="Leung, Jone" w:date="2016-07-03T18:57:00Z">
              <w:tcPr>
                <w:tcW w:w="1435"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436A1EE0"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hotels/rest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Change w:id="639" w:author="Leung, Jone" w:date="2016-07-03T18:57:00Z">
              <w:tcPr>
                <w:tcW w:w="1105"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592F56AF" w14:textId="73151B2A" w:rsidR="002835B9" w:rsidRPr="002835B9" w:rsidRDefault="002835B9" w:rsidP="002835B9">
            <w:pPr>
              <w:spacing w:after="0" w:line="240" w:lineRule="auto"/>
              <w:rPr>
                <w:rFonts w:ascii="Calibri" w:eastAsia="Times New Roman" w:hAnsi="Calibri" w:cs="Times New Roman"/>
                <w:color w:val="000000"/>
              </w:rPr>
            </w:pPr>
            <w:del w:id="640" w:author="Leung, Jone" w:date="2016-07-03T18:57:00Z">
              <w:r w:rsidRPr="002835B9" w:rsidDel="00B846D6">
                <w:rPr>
                  <w:rFonts w:ascii="Calibri" w:eastAsia="Times New Roman" w:hAnsi="Calibri" w:cs="Times New Roman"/>
                  <w:color w:val="000000"/>
                </w:rPr>
                <w:delText>num of</w:delText>
              </w:r>
            </w:del>
            <w:ins w:id="641" w:author="Leung, Jone" w:date="2016-07-03T18:57:00Z">
              <w:r w:rsidR="00B846D6">
                <w:rPr>
                  <w:rFonts w:ascii="Calibri" w:eastAsia="Times New Roman" w:hAnsi="Calibri" w:cs="Times New Roman"/>
                  <w:color w:val="000000"/>
                </w:rPr>
                <w:t>#</w:t>
              </w:r>
            </w:ins>
            <w:r w:rsidRPr="002835B9">
              <w:rPr>
                <w:rFonts w:ascii="Calibri" w:eastAsia="Times New Roman" w:hAnsi="Calibri" w:cs="Times New Roman"/>
                <w:color w:val="000000"/>
              </w:rPr>
              <w:t xml:space="preserve"> rest</w:t>
            </w:r>
          </w:p>
        </w:tc>
      </w:tr>
      <w:tr w:rsidR="00690711" w:rsidRPr="002835B9" w14:paraId="3107F079" w14:textId="77777777" w:rsidTr="00B846D6">
        <w:tblPrEx>
          <w:tblPrExChange w:id="642" w:author="Leung, Jone" w:date="2016-07-03T18:57:00Z">
            <w:tblPrEx>
              <w:tblW w:w="8680" w:type="dxa"/>
            </w:tblPrEx>
          </w:tblPrExChange>
        </w:tblPrEx>
        <w:trPr>
          <w:trHeight w:val="290"/>
          <w:trPrChange w:id="64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4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80E1E13" w14:textId="46E19BDD" w:rsidR="00690711" w:rsidRPr="002835B9" w:rsidRDefault="00690711" w:rsidP="00690711">
            <w:pPr>
              <w:spacing w:after="0" w:line="240" w:lineRule="auto"/>
              <w:rPr>
                <w:rFonts w:ascii="Calibri" w:eastAsia="Times New Roman" w:hAnsi="Calibri" w:cs="Times New Roman"/>
                <w:color w:val="000000"/>
              </w:rPr>
            </w:pPr>
            <w:ins w:id="645" w:author="Kane Wu" w:date="2016-07-03T12:46:00Z">
              <w:r>
                <w:rPr>
                  <w:rFonts w:ascii="Calibri" w:hAnsi="Calibri"/>
                  <w:color w:val="000000"/>
                </w:rPr>
                <w:t>EH1</w:t>
              </w:r>
            </w:ins>
            <w:del w:id="646" w:author="Kane Wu" w:date="2016-07-03T12:46:00Z">
              <w:r w:rsidRPr="002835B9" w:rsidDel="005D05A5">
                <w:rPr>
                  <w:rFonts w:ascii="Calibri" w:eastAsia="Times New Roman" w:hAnsi="Calibri" w:cs="Times New Roman"/>
                  <w:color w:val="000000"/>
                </w:rPr>
                <w:delText>EH1</w:delText>
              </w:r>
            </w:del>
          </w:p>
        </w:tc>
        <w:tc>
          <w:tcPr>
            <w:tcW w:w="1778" w:type="dxa"/>
            <w:tcBorders>
              <w:top w:val="nil"/>
              <w:left w:val="nil"/>
              <w:bottom w:val="single" w:sz="4" w:space="0" w:color="auto"/>
              <w:right w:val="single" w:sz="4" w:space="0" w:color="auto"/>
            </w:tcBorders>
            <w:shd w:val="clear" w:color="auto" w:fill="auto"/>
            <w:noWrap/>
            <w:vAlign w:val="center"/>
            <w:hideMark/>
            <w:tcPrChange w:id="64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0A4A87B" w14:textId="28ECEAE3" w:rsidR="00690711" w:rsidRPr="002835B9" w:rsidRDefault="00690711" w:rsidP="00690711">
            <w:pPr>
              <w:spacing w:after="0" w:line="240" w:lineRule="auto"/>
              <w:jc w:val="right"/>
              <w:rPr>
                <w:rFonts w:ascii="Calibri" w:eastAsia="Times New Roman" w:hAnsi="Calibri" w:cs="Times New Roman"/>
                <w:color w:val="000000"/>
              </w:rPr>
            </w:pPr>
            <w:ins w:id="648" w:author="Kane Wu" w:date="2016-07-03T12:46:00Z">
              <w:r>
                <w:rPr>
                  <w:rFonts w:ascii="Calibri" w:hAnsi="Calibri"/>
                  <w:color w:val="000000"/>
                </w:rPr>
                <w:t>45.9</w:t>
              </w:r>
            </w:ins>
            <w:del w:id="649" w:author="Kane Wu" w:date="2016-07-03T12:46:00Z">
              <w:r w:rsidRPr="002835B9" w:rsidDel="005D05A5">
                <w:rPr>
                  <w:rFonts w:ascii="Calibri" w:eastAsia="Times New Roman" w:hAnsi="Calibri" w:cs="Times New Roman"/>
                  <w:color w:val="000000"/>
                </w:rPr>
                <w:delText>45.912548</w:delText>
              </w:r>
            </w:del>
          </w:p>
        </w:tc>
        <w:tc>
          <w:tcPr>
            <w:tcW w:w="1876" w:type="dxa"/>
            <w:tcBorders>
              <w:top w:val="nil"/>
              <w:left w:val="nil"/>
              <w:bottom w:val="single" w:sz="4" w:space="0" w:color="auto"/>
              <w:right w:val="single" w:sz="4" w:space="0" w:color="auto"/>
            </w:tcBorders>
            <w:shd w:val="clear" w:color="auto" w:fill="auto"/>
            <w:noWrap/>
            <w:vAlign w:val="center"/>
            <w:hideMark/>
            <w:tcPrChange w:id="65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47E02789" w14:textId="0BE25B2C" w:rsidR="00690711" w:rsidRPr="002835B9" w:rsidRDefault="00690711" w:rsidP="00690711">
            <w:pPr>
              <w:spacing w:after="0" w:line="240" w:lineRule="auto"/>
              <w:jc w:val="right"/>
              <w:rPr>
                <w:rFonts w:ascii="Calibri" w:eastAsia="Times New Roman" w:hAnsi="Calibri" w:cs="Times New Roman"/>
                <w:color w:val="000000"/>
              </w:rPr>
            </w:pPr>
            <w:ins w:id="651" w:author="Kane Wu" w:date="2016-07-03T12:46:00Z">
              <w:r>
                <w:rPr>
                  <w:rFonts w:ascii="Calibri" w:hAnsi="Calibri"/>
                  <w:color w:val="000000"/>
                </w:rPr>
                <w:t>158.8</w:t>
              </w:r>
            </w:ins>
            <w:del w:id="652" w:author="Kane Wu" w:date="2016-07-03T12:46:00Z">
              <w:r w:rsidRPr="002835B9" w:rsidDel="005D05A5">
                <w:rPr>
                  <w:rFonts w:ascii="Calibri" w:eastAsia="Times New Roman" w:hAnsi="Calibri" w:cs="Times New Roman"/>
                  <w:color w:val="000000"/>
                </w:rPr>
                <w:delText>158.756654</w:delText>
              </w:r>
            </w:del>
          </w:p>
        </w:tc>
        <w:tc>
          <w:tcPr>
            <w:tcW w:w="1876" w:type="dxa"/>
            <w:tcBorders>
              <w:top w:val="nil"/>
              <w:left w:val="nil"/>
              <w:bottom w:val="single" w:sz="4" w:space="0" w:color="auto"/>
              <w:right w:val="single" w:sz="4" w:space="0" w:color="auto"/>
            </w:tcBorders>
            <w:shd w:val="clear" w:color="auto" w:fill="auto"/>
            <w:noWrap/>
            <w:vAlign w:val="center"/>
            <w:hideMark/>
            <w:tcPrChange w:id="65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D599D17" w14:textId="27DD1381" w:rsidR="00690711" w:rsidRPr="002835B9" w:rsidRDefault="00690711" w:rsidP="00690711">
            <w:pPr>
              <w:spacing w:after="0" w:line="240" w:lineRule="auto"/>
              <w:jc w:val="right"/>
              <w:rPr>
                <w:rFonts w:ascii="Calibri" w:eastAsia="Times New Roman" w:hAnsi="Calibri" w:cs="Times New Roman"/>
                <w:color w:val="000000"/>
              </w:rPr>
            </w:pPr>
            <w:ins w:id="654" w:author="Kane Wu" w:date="2016-07-03T12:46:00Z">
              <w:r>
                <w:rPr>
                  <w:rFonts w:ascii="Calibri" w:hAnsi="Calibri"/>
                  <w:color w:val="000000"/>
                </w:rPr>
                <w:t>775.8</w:t>
              </w:r>
            </w:ins>
            <w:del w:id="655" w:author="Kane Wu" w:date="2016-07-03T12:46:00Z">
              <w:r w:rsidRPr="002835B9" w:rsidDel="005D05A5">
                <w:rPr>
                  <w:rFonts w:ascii="Calibri" w:eastAsia="Times New Roman" w:hAnsi="Calibri" w:cs="Times New Roman"/>
                  <w:color w:val="000000"/>
                </w:rPr>
                <w:delText>775.768061</w:delText>
              </w:r>
            </w:del>
          </w:p>
        </w:tc>
        <w:tc>
          <w:tcPr>
            <w:tcW w:w="1367" w:type="dxa"/>
            <w:tcBorders>
              <w:top w:val="nil"/>
              <w:left w:val="nil"/>
              <w:bottom w:val="single" w:sz="4" w:space="0" w:color="auto"/>
              <w:right w:val="single" w:sz="4" w:space="0" w:color="auto"/>
            </w:tcBorders>
            <w:shd w:val="clear" w:color="auto" w:fill="auto"/>
            <w:noWrap/>
            <w:vAlign w:val="center"/>
            <w:hideMark/>
            <w:tcPrChange w:id="65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1EC7D5A" w14:textId="68B86091" w:rsidR="00690711" w:rsidRPr="002835B9" w:rsidRDefault="00690711" w:rsidP="00690711">
            <w:pPr>
              <w:spacing w:after="0" w:line="240" w:lineRule="auto"/>
              <w:jc w:val="right"/>
              <w:rPr>
                <w:rFonts w:ascii="Calibri" w:eastAsia="Times New Roman" w:hAnsi="Calibri" w:cs="Times New Roman"/>
                <w:color w:val="000000"/>
              </w:rPr>
            </w:pPr>
            <w:ins w:id="657" w:author="Kane Wu" w:date="2016-07-03T12:46:00Z">
              <w:r>
                <w:rPr>
                  <w:rFonts w:ascii="Calibri" w:hAnsi="Calibri"/>
                  <w:color w:val="000000"/>
                </w:rPr>
                <w:t>0.441</w:t>
              </w:r>
            </w:ins>
            <w:del w:id="658" w:author="Kane Wu" w:date="2016-07-03T12:46:00Z">
              <w:r w:rsidRPr="002835B9" w:rsidDel="005D05A5">
                <w:rPr>
                  <w:rFonts w:ascii="Calibri" w:eastAsia="Times New Roman" w:hAnsi="Calibri" w:cs="Times New Roman"/>
                  <w:color w:val="000000"/>
                </w:rPr>
                <w:delText>0.441065</w:delText>
              </w:r>
            </w:del>
          </w:p>
        </w:tc>
        <w:tc>
          <w:tcPr>
            <w:tcW w:w="1417" w:type="dxa"/>
            <w:tcBorders>
              <w:top w:val="nil"/>
              <w:left w:val="nil"/>
              <w:bottom w:val="single" w:sz="4" w:space="0" w:color="auto"/>
              <w:right w:val="single" w:sz="4" w:space="0" w:color="auto"/>
            </w:tcBorders>
            <w:shd w:val="clear" w:color="auto" w:fill="auto"/>
            <w:noWrap/>
            <w:vAlign w:val="bottom"/>
            <w:hideMark/>
            <w:tcPrChange w:id="65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1891EB98"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263</w:t>
            </w:r>
          </w:p>
        </w:tc>
      </w:tr>
      <w:tr w:rsidR="00690711" w:rsidRPr="002835B9" w14:paraId="49660F5F" w14:textId="77777777" w:rsidTr="00B846D6">
        <w:tblPrEx>
          <w:tblPrExChange w:id="660" w:author="Leung, Jone" w:date="2016-07-03T18:57:00Z">
            <w:tblPrEx>
              <w:tblW w:w="8680" w:type="dxa"/>
            </w:tblPrEx>
          </w:tblPrExChange>
        </w:tblPrEx>
        <w:trPr>
          <w:trHeight w:val="290"/>
          <w:trPrChange w:id="661"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62"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8A12C06" w14:textId="13C115CC" w:rsidR="00690711" w:rsidRPr="002835B9" w:rsidRDefault="00690711" w:rsidP="00690711">
            <w:pPr>
              <w:spacing w:after="0" w:line="240" w:lineRule="auto"/>
              <w:rPr>
                <w:rFonts w:ascii="Calibri" w:eastAsia="Times New Roman" w:hAnsi="Calibri" w:cs="Times New Roman"/>
                <w:color w:val="000000"/>
              </w:rPr>
            </w:pPr>
            <w:ins w:id="663" w:author="Kane Wu" w:date="2016-07-03T12:46:00Z">
              <w:r>
                <w:rPr>
                  <w:rFonts w:ascii="Calibri" w:hAnsi="Calibri"/>
                  <w:color w:val="000000"/>
                </w:rPr>
                <w:t>EH2</w:t>
              </w:r>
            </w:ins>
            <w:del w:id="664" w:author="Kane Wu" w:date="2016-07-03T12:46:00Z">
              <w:r w:rsidRPr="002835B9" w:rsidDel="005D05A5">
                <w:rPr>
                  <w:rFonts w:ascii="Calibri" w:eastAsia="Times New Roman" w:hAnsi="Calibri" w:cs="Times New Roman"/>
                  <w:color w:val="000000"/>
                </w:rPr>
                <w:delText>EH2</w:delText>
              </w:r>
            </w:del>
          </w:p>
        </w:tc>
        <w:tc>
          <w:tcPr>
            <w:tcW w:w="1778" w:type="dxa"/>
            <w:tcBorders>
              <w:top w:val="nil"/>
              <w:left w:val="nil"/>
              <w:bottom w:val="single" w:sz="4" w:space="0" w:color="auto"/>
              <w:right w:val="single" w:sz="4" w:space="0" w:color="auto"/>
            </w:tcBorders>
            <w:shd w:val="clear" w:color="auto" w:fill="auto"/>
            <w:noWrap/>
            <w:vAlign w:val="center"/>
            <w:hideMark/>
            <w:tcPrChange w:id="665"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A22A264" w14:textId="1FA420A2" w:rsidR="00690711" w:rsidRPr="002835B9" w:rsidRDefault="00690711" w:rsidP="00690711">
            <w:pPr>
              <w:spacing w:after="0" w:line="240" w:lineRule="auto"/>
              <w:jc w:val="right"/>
              <w:rPr>
                <w:rFonts w:ascii="Calibri" w:eastAsia="Times New Roman" w:hAnsi="Calibri" w:cs="Times New Roman"/>
                <w:color w:val="000000"/>
              </w:rPr>
            </w:pPr>
            <w:ins w:id="666" w:author="Kane Wu" w:date="2016-07-03T12:46:00Z">
              <w:r>
                <w:rPr>
                  <w:rFonts w:ascii="Calibri" w:hAnsi="Calibri"/>
                  <w:color w:val="000000"/>
                </w:rPr>
                <w:t>85.0</w:t>
              </w:r>
            </w:ins>
            <w:del w:id="667" w:author="Kane Wu" w:date="2016-07-03T12:46:00Z">
              <w:r w:rsidRPr="002835B9" w:rsidDel="005D05A5">
                <w:rPr>
                  <w:rFonts w:ascii="Calibri" w:eastAsia="Times New Roman" w:hAnsi="Calibri" w:cs="Times New Roman"/>
                  <w:color w:val="000000"/>
                </w:rPr>
                <w:delText>85.035211</w:delText>
              </w:r>
            </w:del>
          </w:p>
        </w:tc>
        <w:tc>
          <w:tcPr>
            <w:tcW w:w="1876" w:type="dxa"/>
            <w:tcBorders>
              <w:top w:val="nil"/>
              <w:left w:val="nil"/>
              <w:bottom w:val="single" w:sz="4" w:space="0" w:color="auto"/>
              <w:right w:val="single" w:sz="4" w:space="0" w:color="auto"/>
            </w:tcBorders>
            <w:shd w:val="clear" w:color="auto" w:fill="auto"/>
            <w:noWrap/>
            <w:vAlign w:val="center"/>
            <w:hideMark/>
            <w:tcPrChange w:id="668"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1DBCC9B8" w14:textId="5A324264" w:rsidR="00690711" w:rsidRPr="002835B9" w:rsidRDefault="00690711" w:rsidP="00690711">
            <w:pPr>
              <w:spacing w:after="0" w:line="240" w:lineRule="auto"/>
              <w:jc w:val="right"/>
              <w:rPr>
                <w:rFonts w:ascii="Calibri" w:eastAsia="Times New Roman" w:hAnsi="Calibri" w:cs="Times New Roman"/>
                <w:color w:val="000000"/>
              </w:rPr>
            </w:pPr>
            <w:ins w:id="669" w:author="Kane Wu" w:date="2016-07-03T12:46:00Z">
              <w:r>
                <w:rPr>
                  <w:rFonts w:ascii="Calibri" w:hAnsi="Calibri"/>
                  <w:color w:val="000000"/>
                </w:rPr>
                <w:t>294.0</w:t>
              </w:r>
            </w:ins>
            <w:del w:id="670" w:author="Kane Wu" w:date="2016-07-03T12:46:00Z">
              <w:r w:rsidRPr="002835B9" w:rsidDel="005D05A5">
                <w:rPr>
                  <w:rFonts w:ascii="Calibri" w:eastAsia="Times New Roman" w:hAnsi="Calibri" w:cs="Times New Roman"/>
                  <w:color w:val="000000"/>
                </w:rPr>
                <w:delText>294.035211</w:delText>
              </w:r>
            </w:del>
          </w:p>
        </w:tc>
        <w:tc>
          <w:tcPr>
            <w:tcW w:w="1876" w:type="dxa"/>
            <w:tcBorders>
              <w:top w:val="nil"/>
              <w:left w:val="nil"/>
              <w:bottom w:val="single" w:sz="4" w:space="0" w:color="auto"/>
              <w:right w:val="single" w:sz="4" w:space="0" w:color="auto"/>
            </w:tcBorders>
            <w:shd w:val="clear" w:color="auto" w:fill="auto"/>
            <w:noWrap/>
            <w:vAlign w:val="center"/>
            <w:hideMark/>
            <w:tcPrChange w:id="671"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6E936731" w14:textId="4171444B" w:rsidR="00690711" w:rsidRPr="002835B9" w:rsidRDefault="00690711" w:rsidP="00690711">
            <w:pPr>
              <w:spacing w:after="0" w:line="240" w:lineRule="auto"/>
              <w:jc w:val="right"/>
              <w:rPr>
                <w:rFonts w:ascii="Calibri" w:eastAsia="Times New Roman" w:hAnsi="Calibri" w:cs="Times New Roman"/>
                <w:color w:val="000000"/>
              </w:rPr>
            </w:pPr>
            <w:ins w:id="672" w:author="Kane Wu" w:date="2016-07-03T12:46:00Z">
              <w:r>
                <w:rPr>
                  <w:rFonts w:ascii="Calibri" w:hAnsi="Calibri"/>
                  <w:color w:val="000000"/>
                </w:rPr>
                <w:t>1436.8</w:t>
              </w:r>
            </w:ins>
            <w:del w:id="673" w:author="Kane Wu" w:date="2016-07-03T12:46:00Z">
              <w:r w:rsidRPr="002835B9" w:rsidDel="005D05A5">
                <w:rPr>
                  <w:rFonts w:ascii="Calibri" w:eastAsia="Times New Roman" w:hAnsi="Calibri" w:cs="Times New Roman"/>
                  <w:color w:val="000000"/>
                </w:rPr>
                <w:delText>1436.809859</w:delText>
              </w:r>
            </w:del>
          </w:p>
        </w:tc>
        <w:tc>
          <w:tcPr>
            <w:tcW w:w="1367" w:type="dxa"/>
            <w:tcBorders>
              <w:top w:val="nil"/>
              <w:left w:val="nil"/>
              <w:bottom w:val="single" w:sz="4" w:space="0" w:color="auto"/>
              <w:right w:val="single" w:sz="4" w:space="0" w:color="auto"/>
            </w:tcBorders>
            <w:shd w:val="clear" w:color="auto" w:fill="auto"/>
            <w:noWrap/>
            <w:vAlign w:val="center"/>
            <w:hideMark/>
            <w:tcPrChange w:id="674"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7EAAA5A" w14:textId="40A53BF6" w:rsidR="00690711" w:rsidRPr="002835B9" w:rsidRDefault="00690711" w:rsidP="00690711">
            <w:pPr>
              <w:spacing w:after="0" w:line="240" w:lineRule="auto"/>
              <w:jc w:val="right"/>
              <w:rPr>
                <w:rFonts w:ascii="Calibri" w:eastAsia="Times New Roman" w:hAnsi="Calibri" w:cs="Times New Roman"/>
                <w:color w:val="000000"/>
              </w:rPr>
            </w:pPr>
            <w:ins w:id="675" w:author="Kane Wu" w:date="2016-07-03T12:46:00Z">
              <w:r>
                <w:rPr>
                  <w:rFonts w:ascii="Calibri" w:hAnsi="Calibri"/>
                  <w:color w:val="000000"/>
                </w:rPr>
                <w:t>0.338</w:t>
              </w:r>
            </w:ins>
            <w:del w:id="676" w:author="Kane Wu" w:date="2016-07-03T12:46:00Z">
              <w:r w:rsidRPr="002835B9" w:rsidDel="005D05A5">
                <w:rPr>
                  <w:rFonts w:ascii="Calibri" w:eastAsia="Times New Roman" w:hAnsi="Calibri" w:cs="Times New Roman"/>
                  <w:color w:val="000000"/>
                </w:rPr>
                <w:delText>0.338028</w:delText>
              </w:r>
            </w:del>
          </w:p>
        </w:tc>
        <w:tc>
          <w:tcPr>
            <w:tcW w:w="1417" w:type="dxa"/>
            <w:tcBorders>
              <w:top w:val="nil"/>
              <w:left w:val="nil"/>
              <w:bottom w:val="single" w:sz="4" w:space="0" w:color="auto"/>
              <w:right w:val="single" w:sz="4" w:space="0" w:color="auto"/>
            </w:tcBorders>
            <w:shd w:val="clear" w:color="auto" w:fill="auto"/>
            <w:noWrap/>
            <w:vAlign w:val="bottom"/>
            <w:hideMark/>
            <w:tcPrChange w:id="677"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709619B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142</w:t>
            </w:r>
          </w:p>
        </w:tc>
      </w:tr>
      <w:tr w:rsidR="00690711" w:rsidRPr="002835B9" w14:paraId="08FE5666" w14:textId="77777777" w:rsidTr="00B846D6">
        <w:tblPrEx>
          <w:tblPrExChange w:id="678" w:author="Leung, Jone" w:date="2016-07-03T18:57:00Z">
            <w:tblPrEx>
              <w:tblW w:w="8680" w:type="dxa"/>
            </w:tblPrEx>
          </w:tblPrExChange>
        </w:tblPrEx>
        <w:trPr>
          <w:trHeight w:val="290"/>
          <w:trPrChange w:id="679"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80"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B6893D7" w14:textId="208191F6" w:rsidR="00690711" w:rsidRPr="002835B9" w:rsidRDefault="00690711" w:rsidP="00690711">
            <w:pPr>
              <w:spacing w:after="0" w:line="240" w:lineRule="auto"/>
              <w:rPr>
                <w:rFonts w:ascii="Calibri" w:eastAsia="Times New Roman" w:hAnsi="Calibri" w:cs="Times New Roman"/>
                <w:color w:val="000000"/>
              </w:rPr>
            </w:pPr>
            <w:ins w:id="681" w:author="Kane Wu" w:date="2016-07-03T12:46:00Z">
              <w:r>
                <w:rPr>
                  <w:rFonts w:ascii="Calibri" w:hAnsi="Calibri"/>
                  <w:color w:val="000000"/>
                </w:rPr>
                <w:t>EH3</w:t>
              </w:r>
            </w:ins>
            <w:del w:id="682" w:author="Kane Wu" w:date="2016-07-03T12:46:00Z">
              <w:r w:rsidRPr="002835B9" w:rsidDel="005D05A5">
                <w:rPr>
                  <w:rFonts w:ascii="Calibri" w:eastAsia="Times New Roman" w:hAnsi="Calibri" w:cs="Times New Roman"/>
                  <w:color w:val="000000"/>
                </w:rPr>
                <w:delText>EH3</w:delText>
              </w:r>
            </w:del>
          </w:p>
        </w:tc>
        <w:tc>
          <w:tcPr>
            <w:tcW w:w="1778" w:type="dxa"/>
            <w:tcBorders>
              <w:top w:val="nil"/>
              <w:left w:val="nil"/>
              <w:bottom w:val="single" w:sz="4" w:space="0" w:color="auto"/>
              <w:right w:val="single" w:sz="4" w:space="0" w:color="auto"/>
            </w:tcBorders>
            <w:shd w:val="clear" w:color="auto" w:fill="auto"/>
            <w:noWrap/>
            <w:vAlign w:val="center"/>
            <w:hideMark/>
            <w:tcPrChange w:id="683"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25FC8143" w14:textId="3935E104" w:rsidR="00690711" w:rsidRPr="002835B9" w:rsidRDefault="00690711" w:rsidP="00690711">
            <w:pPr>
              <w:spacing w:after="0" w:line="240" w:lineRule="auto"/>
              <w:jc w:val="right"/>
              <w:rPr>
                <w:rFonts w:ascii="Calibri" w:eastAsia="Times New Roman" w:hAnsi="Calibri" w:cs="Times New Roman"/>
                <w:color w:val="000000"/>
              </w:rPr>
            </w:pPr>
            <w:ins w:id="684" w:author="Kane Wu" w:date="2016-07-03T12:46:00Z">
              <w:r>
                <w:rPr>
                  <w:rFonts w:ascii="Calibri" w:hAnsi="Calibri"/>
                  <w:color w:val="000000"/>
                </w:rPr>
                <w:t>130.4</w:t>
              </w:r>
            </w:ins>
            <w:del w:id="685" w:author="Kane Wu" w:date="2016-07-03T12:46:00Z">
              <w:r w:rsidRPr="002835B9" w:rsidDel="005D05A5">
                <w:rPr>
                  <w:rFonts w:ascii="Calibri" w:eastAsia="Times New Roman" w:hAnsi="Calibri" w:cs="Times New Roman"/>
                  <w:color w:val="000000"/>
                </w:rPr>
                <w:delText>130.402174</w:delText>
              </w:r>
            </w:del>
          </w:p>
        </w:tc>
        <w:tc>
          <w:tcPr>
            <w:tcW w:w="1876" w:type="dxa"/>
            <w:tcBorders>
              <w:top w:val="nil"/>
              <w:left w:val="nil"/>
              <w:bottom w:val="single" w:sz="4" w:space="0" w:color="auto"/>
              <w:right w:val="single" w:sz="4" w:space="0" w:color="auto"/>
            </w:tcBorders>
            <w:shd w:val="clear" w:color="auto" w:fill="auto"/>
            <w:noWrap/>
            <w:vAlign w:val="center"/>
            <w:hideMark/>
            <w:tcPrChange w:id="686"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2F7BF61" w14:textId="7BD428D1" w:rsidR="00690711" w:rsidRPr="002835B9" w:rsidRDefault="00690711" w:rsidP="00690711">
            <w:pPr>
              <w:spacing w:after="0" w:line="240" w:lineRule="auto"/>
              <w:jc w:val="right"/>
              <w:rPr>
                <w:rFonts w:ascii="Calibri" w:eastAsia="Times New Roman" w:hAnsi="Calibri" w:cs="Times New Roman"/>
                <w:color w:val="000000"/>
              </w:rPr>
            </w:pPr>
            <w:ins w:id="687" w:author="Kane Wu" w:date="2016-07-03T12:46:00Z">
              <w:r>
                <w:rPr>
                  <w:rFonts w:ascii="Calibri" w:hAnsi="Calibri"/>
                  <w:color w:val="000000"/>
                </w:rPr>
                <w:t>206.2</w:t>
              </w:r>
            </w:ins>
            <w:del w:id="688" w:author="Kane Wu" w:date="2016-07-03T12:46:00Z">
              <w:r w:rsidRPr="002835B9" w:rsidDel="005D05A5">
                <w:rPr>
                  <w:rFonts w:ascii="Calibri" w:eastAsia="Times New Roman" w:hAnsi="Calibri" w:cs="Times New Roman"/>
                  <w:color w:val="000000"/>
                </w:rPr>
                <w:delText>206.195652</w:delText>
              </w:r>
            </w:del>
          </w:p>
        </w:tc>
        <w:tc>
          <w:tcPr>
            <w:tcW w:w="1876" w:type="dxa"/>
            <w:tcBorders>
              <w:top w:val="nil"/>
              <w:left w:val="nil"/>
              <w:bottom w:val="single" w:sz="4" w:space="0" w:color="auto"/>
              <w:right w:val="single" w:sz="4" w:space="0" w:color="auto"/>
            </w:tcBorders>
            <w:shd w:val="clear" w:color="auto" w:fill="auto"/>
            <w:noWrap/>
            <w:vAlign w:val="center"/>
            <w:hideMark/>
            <w:tcPrChange w:id="689"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5575D67C" w14:textId="40424372" w:rsidR="00690711" w:rsidRPr="002835B9" w:rsidRDefault="00690711" w:rsidP="00690711">
            <w:pPr>
              <w:spacing w:after="0" w:line="240" w:lineRule="auto"/>
              <w:jc w:val="right"/>
              <w:rPr>
                <w:rFonts w:ascii="Calibri" w:eastAsia="Times New Roman" w:hAnsi="Calibri" w:cs="Times New Roman"/>
                <w:color w:val="000000"/>
              </w:rPr>
            </w:pPr>
            <w:ins w:id="690" w:author="Kane Wu" w:date="2016-07-03T12:46:00Z">
              <w:r>
                <w:rPr>
                  <w:rFonts w:ascii="Calibri" w:hAnsi="Calibri"/>
                  <w:color w:val="000000"/>
                </w:rPr>
                <w:t>961.6</w:t>
              </w:r>
            </w:ins>
            <w:del w:id="691" w:author="Kane Wu" w:date="2016-07-03T12:46:00Z">
              <w:r w:rsidRPr="002835B9" w:rsidDel="005D05A5">
                <w:rPr>
                  <w:rFonts w:ascii="Calibri" w:eastAsia="Times New Roman" w:hAnsi="Calibri" w:cs="Times New Roman"/>
                  <w:color w:val="000000"/>
                </w:rPr>
                <w:delText>961.570652</w:delText>
              </w:r>
            </w:del>
          </w:p>
        </w:tc>
        <w:tc>
          <w:tcPr>
            <w:tcW w:w="1367" w:type="dxa"/>
            <w:tcBorders>
              <w:top w:val="nil"/>
              <w:left w:val="nil"/>
              <w:bottom w:val="single" w:sz="4" w:space="0" w:color="auto"/>
              <w:right w:val="single" w:sz="4" w:space="0" w:color="auto"/>
            </w:tcBorders>
            <w:shd w:val="clear" w:color="auto" w:fill="auto"/>
            <w:noWrap/>
            <w:vAlign w:val="center"/>
            <w:hideMark/>
            <w:tcPrChange w:id="692"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4B2429E" w14:textId="40617AA4" w:rsidR="00690711" w:rsidRPr="002835B9" w:rsidRDefault="00690711" w:rsidP="00690711">
            <w:pPr>
              <w:spacing w:after="0" w:line="240" w:lineRule="auto"/>
              <w:jc w:val="right"/>
              <w:rPr>
                <w:rFonts w:ascii="Calibri" w:eastAsia="Times New Roman" w:hAnsi="Calibri" w:cs="Times New Roman"/>
                <w:color w:val="000000"/>
              </w:rPr>
            </w:pPr>
            <w:ins w:id="693" w:author="Kane Wu" w:date="2016-07-03T12:46:00Z">
              <w:r>
                <w:rPr>
                  <w:rFonts w:ascii="Calibri" w:hAnsi="Calibri"/>
                  <w:color w:val="000000"/>
                </w:rPr>
                <w:t>0.478</w:t>
              </w:r>
            </w:ins>
            <w:del w:id="694" w:author="Kane Wu" w:date="2016-07-03T12:46:00Z">
              <w:r w:rsidRPr="002835B9" w:rsidDel="005D05A5">
                <w:rPr>
                  <w:rFonts w:ascii="Calibri" w:eastAsia="Times New Roman" w:hAnsi="Calibri" w:cs="Times New Roman"/>
                  <w:color w:val="000000"/>
                </w:rPr>
                <w:delText>0.478261</w:delText>
              </w:r>
            </w:del>
          </w:p>
        </w:tc>
        <w:tc>
          <w:tcPr>
            <w:tcW w:w="1417" w:type="dxa"/>
            <w:tcBorders>
              <w:top w:val="nil"/>
              <w:left w:val="nil"/>
              <w:bottom w:val="single" w:sz="4" w:space="0" w:color="auto"/>
              <w:right w:val="single" w:sz="4" w:space="0" w:color="auto"/>
            </w:tcBorders>
            <w:shd w:val="clear" w:color="auto" w:fill="auto"/>
            <w:noWrap/>
            <w:vAlign w:val="bottom"/>
            <w:hideMark/>
            <w:tcPrChange w:id="695"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65B26CA1"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184</w:t>
            </w:r>
          </w:p>
        </w:tc>
      </w:tr>
      <w:tr w:rsidR="00690711" w:rsidRPr="002835B9" w14:paraId="25C3A963" w14:textId="77777777" w:rsidTr="00B846D6">
        <w:tblPrEx>
          <w:tblPrExChange w:id="696" w:author="Leung, Jone" w:date="2016-07-03T18:57:00Z">
            <w:tblPrEx>
              <w:tblW w:w="8680" w:type="dxa"/>
            </w:tblPrEx>
          </w:tblPrExChange>
        </w:tblPrEx>
        <w:trPr>
          <w:trHeight w:val="290"/>
          <w:trPrChange w:id="697"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698"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20454ED7" w14:textId="11A344D8" w:rsidR="00690711" w:rsidRPr="002835B9" w:rsidRDefault="00690711" w:rsidP="00690711">
            <w:pPr>
              <w:spacing w:after="0" w:line="240" w:lineRule="auto"/>
              <w:rPr>
                <w:rFonts w:ascii="Calibri" w:eastAsia="Times New Roman" w:hAnsi="Calibri" w:cs="Times New Roman"/>
                <w:color w:val="000000"/>
              </w:rPr>
            </w:pPr>
            <w:ins w:id="699" w:author="Kane Wu" w:date="2016-07-03T12:46:00Z">
              <w:r>
                <w:rPr>
                  <w:rFonts w:ascii="Calibri" w:hAnsi="Calibri"/>
                  <w:color w:val="000000"/>
                </w:rPr>
                <w:t>EH4</w:t>
              </w:r>
            </w:ins>
            <w:del w:id="700" w:author="Kane Wu" w:date="2016-07-03T12:46:00Z">
              <w:r w:rsidRPr="002835B9" w:rsidDel="005D05A5">
                <w:rPr>
                  <w:rFonts w:ascii="Calibri" w:eastAsia="Times New Roman" w:hAnsi="Calibri" w:cs="Times New Roman"/>
                  <w:color w:val="000000"/>
                </w:rPr>
                <w:delText>EH4</w:delText>
              </w:r>
            </w:del>
          </w:p>
        </w:tc>
        <w:tc>
          <w:tcPr>
            <w:tcW w:w="1778" w:type="dxa"/>
            <w:tcBorders>
              <w:top w:val="nil"/>
              <w:left w:val="nil"/>
              <w:bottom w:val="single" w:sz="4" w:space="0" w:color="auto"/>
              <w:right w:val="single" w:sz="4" w:space="0" w:color="auto"/>
            </w:tcBorders>
            <w:shd w:val="clear" w:color="auto" w:fill="auto"/>
            <w:noWrap/>
            <w:vAlign w:val="center"/>
            <w:hideMark/>
            <w:tcPrChange w:id="701"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DEE4208" w14:textId="4C32474A" w:rsidR="00690711" w:rsidRPr="002835B9" w:rsidRDefault="00690711" w:rsidP="00690711">
            <w:pPr>
              <w:spacing w:after="0" w:line="240" w:lineRule="auto"/>
              <w:jc w:val="right"/>
              <w:rPr>
                <w:rFonts w:ascii="Calibri" w:eastAsia="Times New Roman" w:hAnsi="Calibri" w:cs="Times New Roman"/>
                <w:color w:val="000000"/>
              </w:rPr>
            </w:pPr>
            <w:ins w:id="702" w:author="Kane Wu" w:date="2016-07-03T12:46:00Z">
              <w:r>
                <w:rPr>
                  <w:rFonts w:ascii="Calibri" w:hAnsi="Calibri"/>
                  <w:color w:val="000000"/>
                </w:rPr>
                <w:t>2272.9</w:t>
              </w:r>
            </w:ins>
            <w:del w:id="703" w:author="Kane Wu" w:date="2016-07-03T12:46:00Z">
              <w:r w:rsidRPr="002835B9" w:rsidDel="005D05A5">
                <w:rPr>
                  <w:rFonts w:ascii="Calibri" w:eastAsia="Times New Roman" w:hAnsi="Calibri" w:cs="Times New Roman"/>
                  <w:color w:val="000000"/>
                </w:rPr>
                <w:delText>2272.921875</w:delText>
              </w:r>
            </w:del>
          </w:p>
        </w:tc>
        <w:tc>
          <w:tcPr>
            <w:tcW w:w="1876" w:type="dxa"/>
            <w:tcBorders>
              <w:top w:val="nil"/>
              <w:left w:val="nil"/>
              <w:bottom w:val="single" w:sz="4" w:space="0" w:color="auto"/>
              <w:right w:val="single" w:sz="4" w:space="0" w:color="auto"/>
            </w:tcBorders>
            <w:shd w:val="clear" w:color="auto" w:fill="auto"/>
            <w:noWrap/>
            <w:vAlign w:val="center"/>
            <w:hideMark/>
            <w:tcPrChange w:id="704"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58680206" w14:textId="6B53FA65" w:rsidR="00690711" w:rsidRPr="002835B9" w:rsidRDefault="00690711" w:rsidP="00690711">
            <w:pPr>
              <w:spacing w:after="0" w:line="240" w:lineRule="auto"/>
              <w:jc w:val="right"/>
              <w:rPr>
                <w:rFonts w:ascii="Calibri" w:eastAsia="Times New Roman" w:hAnsi="Calibri" w:cs="Times New Roman"/>
                <w:color w:val="000000"/>
              </w:rPr>
            </w:pPr>
            <w:ins w:id="705" w:author="Kane Wu" w:date="2016-07-03T12:46:00Z">
              <w:r>
                <w:rPr>
                  <w:rFonts w:ascii="Calibri" w:hAnsi="Calibri"/>
                  <w:color w:val="000000"/>
                </w:rPr>
                <w:t>4068.4</w:t>
              </w:r>
            </w:ins>
            <w:del w:id="706" w:author="Kane Wu" w:date="2016-07-03T12:46:00Z">
              <w:r w:rsidRPr="002835B9" w:rsidDel="005D05A5">
                <w:rPr>
                  <w:rFonts w:ascii="Calibri" w:eastAsia="Times New Roman" w:hAnsi="Calibri" w:cs="Times New Roman"/>
                  <w:color w:val="000000"/>
                </w:rPr>
                <w:delText>4068.375</w:delText>
              </w:r>
            </w:del>
          </w:p>
        </w:tc>
        <w:tc>
          <w:tcPr>
            <w:tcW w:w="1876" w:type="dxa"/>
            <w:tcBorders>
              <w:top w:val="nil"/>
              <w:left w:val="nil"/>
              <w:bottom w:val="single" w:sz="4" w:space="0" w:color="auto"/>
              <w:right w:val="single" w:sz="4" w:space="0" w:color="auto"/>
            </w:tcBorders>
            <w:shd w:val="clear" w:color="auto" w:fill="auto"/>
            <w:noWrap/>
            <w:vAlign w:val="center"/>
            <w:hideMark/>
            <w:tcPrChange w:id="707"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29228735" w14:textId="689C2D7A" w:rsidR="00690711" w:rsidRPr="002835B9" w:rsidRDefault="00690711" w:rsidP="00690711">
            <w:pPr>
              <w:spacing w:after="0" w:line="240" w:lineRule="auto"/>
              <w:jc w:val="right"/>
              <w:rPr>
                <w:rFonts w:ascii="Calibri" w:eastAsia="Times New Roman" w:hAnsi="Calibri" w:cs="Times New Roman"/>
                <w:color w:val="000000"/>
              </w:rPr>
            </w:pPr>
            <w:ins w:id="708" w:author="Kane Wu" w:date="2016-07-03T12:46:00Z">
              <w:r>
                <w:rPr>
                  <w:rFonts w:ascii="Calibri" w:hAnsi="Calibri"/>
                  <w:color w:val="000000"/>
                </w:rPr>
                <w:t>18528.4</w:t>
              </w:r>
            </w:ins>
            <w:del w:id="709" w:author="Kane Wu" w:date="2016-07-03T12:46:00Z">
              <w:r w:rsidRPr="002835B9" w:rsidDel="005D05A5">
                <w:rPr>
                  <w:rFonts w:ascii="Calibri" w:eastAsia="Times New Roman" w:hAnsi="Calibri" w:cs="Times New Roman"/>
                  <w:color w:val="000000"/>
                </w:rPr>
                <w:delText>18528.375</w:delText>
              </w:r>
            </w:del>
          </w:p>
        </w:tc>
        <w:tc>
          <w:tcPr>
            <w:tcW w:w="1367" w:type="dxa"/>
            <w:tcBorders>
              <w:top w:val="nil"/>
              <w:left w:val="nil"/>
              <w:bottom w:val="single" w:sz="4" w:space="0" w:color="auto"/>
              <w:right w:val="single" w:sz="4" w:space="0" w:color="auto"/>
            </w:tcBorders>
            <w:shd w:val="clear" w:color="auto" w:fill="auto"/>
            <w:noWrap/>
            <w:vAlign w:val="center"/>
            <w:hideMark/>
            <w:tcPrChange w:id="710"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CA9CCBA" w14:textId="1851F98B" w:rsidR="00690711" w:rsidRPr="002835B9" w:rsidRDefault="00690711" w:rsidP="00690711">
            <w:pPr>
              <w:spacing w:after="0" w:line="240" w:lineRule="auto"/>
              <w:jc w:val="right"/>
              <w:rPr>
                <w:rFonts w:ascii="Calibri" w:eastAsia="Times New Roman" w:hAnsi="Calibri" w:cs="Times New Roman"/>
                <w:color w:val="000000"/>
              </w:rPr>
            </w:pPr>
            <w:ins w:id="711" w:author="Kane Wu" w:date="2016-07-03T12:46:00Z">
              <w:r>
                <w:rPr>
                  <w:rFonts w:ascii="Calibri" w:hAnsi="Calibri"/>
                  <w:color w:val="000000"/>
                </w:rPr>
                <w:t>0.406</w:t>
              </w:r>
            </w:ins>
            <w:del w:id="712" w:author="Kane Wu" w:date="2016-07-03T12:46:00Z">
              <w:r w:rsidRPr="002835B9" w:rsidDel="005D05A5">
                <w:rPr>
                  <w:rFonts w:ascii="Calibri" w:eastAsia="Times New Roman" w:hAnsi="Calibri" w:cs="Times New Roman"/>
                  <w:color w:val="000000"/>
                </w:rPr>
                <w:delText>0.40625</w:delText>
              </w:r>
            </w:del>
          </w:p>
        </w:tc>
        <w:tc>
          <w:tcPr>
            <w:tcW w:w="1417" w:type="dxa"/>
            <w:tcBorders>
              <w:top w:val="nil"/>
              <w:left w:val="nil"/>
              <w:bottom w:val="single" w:sz="4" w:space="0" w:color="auto"/>
              <w:right w:val="single" w:sz="4" w:space="0" w:color="auto"/>
            </w:tcBorders>
            <w:shd w:val="clear" w:color="auto" w:fill="auto"/>
            <w:noWrap/>
            <w:vAlign w:val="bottom"/>
            <w:hideMark/>
            <w:tcPrChange w:id="713"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91FD88F"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32</w:t>
            </w:r>
          </w:p>
        </w:tc>
      </w:tr>
      <w:tr w:rsidR="00690711" w:rsidRPr="002835B9" w14:paraId="6EDF46F7" w14:textId="77777777" w:rsidTr="00B846D6">
        <w:tblPrEx>
          <w:tblPrExChange w:id="714" w:author="Leung, Jone" w:date="2016-07-03T18:57:00Z">
            <w:tblPrEx>
              <w:tblW w:w="8680" w:type="dxa"/>
            </w:tblPrEx>
          </w:tblPrExChange>
        </w:tblPrEx>
        <w:trPr>
          <w:trHeight w:val="290"/>
          <w:trPrChange w:id="715"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16"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E4600B9" w14:textId="5498CE42" w:rsidR="00690711" w:rsidRPr="002835B9" w:rsidRDefault="00690711" w:rsidP="00690711">
            <w:pPr>
              <w:spacing w:after="0" w:line="240" w:lineRule="auto"/>
              <w:rPr>
                <w:rFonts w:ascii="Calibri" w:eastAsia="Times New Roman" w:hAnsi="Calibri" w:cs="Times New Roman"/>
                <w:color w:val="000000"/>
              </w:rPr>
            </w:pPr>
            <w:ins w:id="717" w:author="Kane Wu" w:date="2016-07-03T12:46:00Z">
              <w:r>
                <w:rPr>
                  <w:rFonts w:ascii="Calibri" w:hAnsi="Calibri"/>
                  <w:color w:val="000000"/>
                </w:rPr>
                <w:t>EH5</w:t>
              </w:r>
            </w:ins>
            <w:del w:id="718" w:author="Kane Wu" w:date="2016-07-03T12:46:00Z">
              <w:r w:rsidRPr="002835B9" w:rsidDel="005D05A5">
                <w:rPr>
                  <w:rFonts w:ascii="Calibri" w:eastAsia="Times New Roman" w:hAnsi="Calibri" w:cs="Times New Roman"/>
                  <w:color w:val="000000"/>
                </w:rPr>
                <w:delText>EH5</w:delText>
              </w:r>
            </w:del>
          </w:p>
        </w:tc>
        <w:tc>
          <w:tcPr>
            <w:tcW w:w="1778" w:type="dxa"/>
            <w:tcBorders>
              <w:top w:val="nil"/>
              <w:left w:val="nil"/>
              <w:bottom w:val="single" w:sz="4" w:space="0" w:color="auto"/>
              <w:right w:val="single" w:sz="4" w:space="0" w:color="auto"/>
            </w:tcBorders>
            <w:shd w:val="clear" w:color="auto" w:fill="auto"/>
            <w:noWrap/>
            <w:vAlign w:val="center"/>
            <w:hideMark/>
            <w:tcPrChange w:id="719"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3E96972B" w14:textId="41196443" w:rsidR="00690711" w:rsidRPr="002835B9" w:rsidRDefault="00690711" w:rsidP="00690711">
            <w:pPr>
              <w:spacing w:after="0" w:line="240" w:lineRule="auto"/>
              <w:jc w:val="right"/>
              <w:rPr>
                <w:rFonts w:ascii="Calibri" w:eastAsia="Times New Roman" w:hAnsi="Calibri" w:cs="Times New Roman"/>
                <w:color w:val="000000"/>
              </w:rPr>
            </w:pPr>
            <w:ins w:id="720" w:author="Kane Wu" w:date="2016-07-03T12:46:00Z">
              <w:r>
                <w:rPr>
                  <w:rFonts w:ascii="Calibri" w:hAnsi="Calibri"/>
                  <w:color w:val="000000"/>
                </w:rPr>
                <w:t>5535.2</w:t>
              </w:r>
            </w:ins>
            <w:del w:id="721" w:author="Kane Wu" w:date="2016-07-03T12:46:00Z">
              <w:r w:rsidRPr="002835B9" w:rsidDel="005D05A5">
                <w:rPr>
                  <w:rFonts w:ascii="Calibri" w:eastAsia="Times New Roman" w:hAnsi="Calibri" w:cs="Times New Roman"/>
                  <w:color w:val="000000"/>
                </w:rPr>
                <w:delText>5535.166667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722"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32321DEB" w14:textId="4E6AC09E" w:rsidR="00690711" w:rsidRPr="002835B9" w:rsidRDefault="00690711" w:rsidP="00690711">
            <w:pPr>
              <w:spacing w:after="0" w:line="240" w:lineRule="auto"/>
              <w:jc w:val="right"/>
              <w:rPr>
                <w:rFonts w:ascii="Calibri" w:eastAsia="Times New Roman" w:hAnsi="Calibri" w:cs="Times New Roman"/>
                <w:color w:val="000000"/>
              </w:rPr>
            </w:pPr>
            <w:ins w:id="723" w:author="Kane Wu" w:date="2016-07-03T12:46:00Z">
              <w:r>
                <w:rPr>
                  <w:rFonts w:ascii="Calibri" w:hAnsi="Calibri"/>
                  <w:color w:val="000000"/>
                </w:rPr>
                <w:t>10830.7</w:t>
              </w:r>
            </w:ins>
            <w:del w:id="724" w:author="Kane Wu" w:date="2016-07-03T12:46:00Z">
              <w:r w:rsidRPr="002835B9" w:rsidDel="005D05A5">
                <w:rPr>
                  <w:rFonts w:ascii="Calibri" w:eastAsia="Times New Roman" w:hAnsi="Calibri" w:cs="Times New Roman"/>
                  <w:color w:val="000000"/>
                </w:rPr>
                <w:delText>10830.66667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725"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7B29D48" w14:textId="05BC17EA" w:rsidR="00690711" w:rsidRPr="002835B9" w:rsidRDefault="00690711" w:rsidP="00690711">
            <w:pPr>
              <w:spacing w:after="0" w:line="240" w:lineRule="auto"/>
              <w:jc w:val="right"/>
              <w:rPr>
                <w:rFonts w:ascii="Calibri" w:eastAsia="Times New Roman" w:hAnsi="Calibri" w:cs="Times New Roman"/>
                <w:color w:val="000000"/>
              </w:rPr>
            </w:pPr>
            <w:ins w:id="726" w:author="Kane Wu" w:date="2016-07-03T12:46:00Z">
              <w:r>
                <w:rPr>
                  <w:rFonts w:ascii="Calibri" w:hAnsi="Calibri"/>
                  <w:color w:val="000000"/>
                </w:rPr>
                <w:t>45313.7</w:t>
              </w:r>
            </w:ins>
            <w:del w:id="727" w:author="Kane Wu" w:date="2016-07-03T12:46:00Z">
              <w:r w:rsidRPr="002835B9" w:rsidDel="005D05A5">
                <w:rPr>
                  <w:rFonts w:ascii="Calibri" w:eastAsia="Times New Roman" w:hAnsi="Calibri" w:cs="Times New Roman"/>
                  <w:color w:val="000000"/>
                </w:rPr>
                <w:delText>45313.66667</w:delText>
              </w:r>
            </w:del>
          </w:p>
        </w:tc>
        <w:tc>
          <w:tcPr>
            <w:tcW w:w="1367" w:type="dxa"/>
            <w:tcBorders>
              <w:top w:val="nil"/>
              <w:left w:val="nil"/>
              <w:bottom w:val="single" w:sz="4" w:space="0" w:color="auto"/>
              <w:right w:val="single" w:sz="4" w:space="0" w:color="auto"/>
            </w:tcBorders>
            <w:shd w:val="clear" w:color="auto" w:fill="auto"/>
            <w:noWrap/>
            <w:vAlign w:val="center"/>
            <w:hideMark/>
            <w:tcPrChange w:id="728"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A48B5FD" w14:textId="16CDC5A8" w:rsidR="00690711" w:rsidRPr="002835B9" w:rsidRDefault="00690711" w:rsidP="00690711">
            <w:pPr>
              <w:spacing w:after="0" w:line="240" w:lineRule="auto"/>
              <w:jc w:val="right"/>
              <w:rPr>
                <w:rFonts w:ascii="Calibri" w:eastAsia="Times New Roman" w:hAnsi="Calibri" w:cs="Times New Roman"/>
                <w:color w:val="000000"/>
              </w:rPr>
            </w:pPr>
            <w:ins w:id="729" w:author="Kane Wu" w:date="2016-07-03T12:46:00Z">
              <w:r>
                <w:rPr>
                  <w:rFonts w:ascii="Calibri" w:hAnsi="Calibri"/>
                  <w:color w:val="000000"/>
                </w:rPr>
                <w:t>2.333</w:t>
              </w:r>
            </w:ins>
            <w:del w:id="730" w:author="Kane Wu" w:date="2016-07-03T12:46:00Z">
              <w:r w:rsidRPr="002835B9" w:rsidDel="005D05A5">
                <w:rPr>
                  <w:rFonts w:ascii="Calibri" w:eastAsia="Times New Roman" w:hAnsi="Calibri" w:cs="Times New Roman"/>
                  <w:color w:val="000000"/>
                </w:rPr>
                <w:delText>2.333333</w:delText>
              </w:r>
            </w:del>
          </w:p>
        </w:tc>
        <w:tc>
          <w:tcPr>
            <w:tcW w:w="1417" w:type="dxa"/>
            <w:tcBorders>
              <w:top w:val="nil"/>
              <w:left w:val="nil"/>
              <w:bottom w:val="single" w:sz="4" w:space="0" w:color="auto"/>
              <w:right w:val="single" w:sz="4" w:space="0" w:color="auto"/>
            </w:tcBorders>
            <w:shd w:val="clear" w:color="auto" w:fill="auto"/>
            <w:noWrap/>
            <w:vAlign w:val="bottom"/>
            <w:hideMark/>
            <w:tcPrChange w:id="731"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27A74CA"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w:t>
            </w:r>
          </w:p>
        </w:tc>
      </w:tr>
      <w:tr w:rsidR="00690711" w:rsidRPr="002835B9" w14:paraId="3E8F0E3D" w14:textId="77777777" w:rsidTr="00B846D6">
        <w:tblPrEx>
          <w:tblPrExChange w:id="732" w:author="Leung, Jone" w:date="2016-07-03T18:57:00Z">
            <w:tblPrEx>
              <w:tblW w:w="8680" w:type="dxa"/>
            </w:tblPrEx>
          </w:tblPrExChange>
        </w:tblPrEx>
        <w:trPr>
          <w:trHeight w:val="290"/>
          <w:trPrChange w:id="73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3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6B26CEB" w14:textId="653D0D39" w:rsidR="00690711" w:rsidRPr="002835B9" w:rsidRDefault="00690711" w:rsidP="00690711">
            <w:pPr>
              <w:spacing w:after="0" w:line="240" w:lineRule="auto"/>
              <w:rPr>
                <w:rFonts w:ascii="Calibri" w:eastAsia="Times New Roman" w:hAnsi="Calibri" w:cs="Times New Roman"/>
                <w:color w:val="000000"/>
              </w:rPr>
            </w:pPr>
            <w:ins w:id="735" w:author="Kane Wu" w:date="2016-07-03T12:46:00Z">
              <w:r>
                <w:rPr>
                  <w:rFonts w:ascii="Calibri" w:hAnsi="Calibri"/>
                  <w:color w:val="000000"/>
                </w:rPr>
                <w:t>EH6</w:t>
              </w:r>
            </w:ins>
            <w:del w:id="736" w:author="Kane Wu" w:date="2016-07-03T12:46:00Z">
              <w:r w:rsidRPr="002835B9" w:rsidDel="005D05A5">
                <w:rPr>
                  <w:rFonts w:ascii="Calibri" w:eastAsia="Times New Roman" w:hAnsi="Calibri" w:cs="Times New Roman"/>
                  <w:color w:val="000000"/>
                </w:rPr>
                <w:delText>EH6</w:delText>
              </w:r>
            </w:del>
          </w:p>
        </w:tc>
        <w:tc>
          <w:tcPr>
            <w:tcW w:w="1778" w:type="dxa"/>
            <w:tcBorders>
              <w:top w:val="nil"/>
              <w:left w:val="nil"/>
              <w:bottom w:val="single" w:sz="4" w:space="0" w:color="auto"/>
              <w:right w:val="single" w:sz="4" w:space="0" w:color="auto"/>
            </w:tcBorders>
            <w:shd w:val="clear" w:color="auto" w:fill="auto"/>
            <w:noWrap/>
            <w:vAlign w:val="center"/>
            <w:hideMark/>
            <w:tcPrChange w:id="73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609182A" w14:textId="63EDB702" w:rsidR="00690711" w:rsidRPr="002835B9" w:rsidRDefault="00690711" w:rsidP="00690711">
            <w:pPr>
              <w:spacing w:after="0" w:line="240" w:lineRule="auto"/>
              <w:jc w:val="right"/>
              <w:rPr>
                <w:rFonts w:ascii="Calibri" w:eastAsia="Times New Roman" w:hAnsi="Calibri" w:cs="Times New Roman"/>
                <w:color w:val="000000"/>
              </w:rPr>
            </w:pPr>
            <w:ins w:id="738" w:author="Kane Wu" w:date="2016-07-03T12:46:00Z">
              <w:r>
                <w:rPr>
                  <w:rFonts w:ascii="Calibri" w:hAnsi="Calibri"/>
                  <w:color w:val="000000"/>
                </w:rPr>
                <w:t>251.8</w:t>
              </w:r>
            </w:ins>
            <w:del w:id="739" w:author="Kane Wu" w:date="2016-07-03T12:46:00Z">
              <w:r w:rsidRPr="002835B9" w:rsidDel="005D05A5">
                <w:rPr>
                  <w:rFonts w:ascii="Calibri" w:eastAsia="Times New Roman" w:hAnsi="Calibri" w:cs="Times New Roman"/>
                  <w:color w:val="000000"/>
                </w:rPr>
                <w:delText>251.828283</w:delText>
              </w:r>
            </w:del>
          </w:p>
        </w:tc>
        <w:tc>
          <w:tcPr>
            <w:tcW w:w="1876" w:type="dxa"/>
            <w:tcBorders>
              <w:top w:val="nil"/>
              <w:left w:val="nil"/>
              <w:bottom w:val="single" w:sz="4" w:space="0" w:color="auto"/>
              <w:right w:val="single" w:sz="4" w:space="0" w:color="auto"/>
            </w:tcBorders>
            <w:shd w:val="clear" w:color="auto" w:fill="auto"/>
            <w:noWrap/>
            <w:vAlign w:val="center"/>
            <w:hideMark/>
            <w:tcPrChange w:id="74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25F0BDDB" w14:textId="64FBDEED" w:rsidR="00690711" w:rsidRPr="002835B9" w:rsidRDefault="00690711" w:rsidP="00690711">
            <w:pPr>
              <w:spacing w:after="0" w:line="240" w:lineRule="auto"/>
              <w:jc w:val="right"/>
              <w:rPr>
                <w:rFonts w:ascii="Calibri" w:eastAsia="Times New Roman" w:hAnsi="Calibri" w:cs="Times New Roman"/>
                <w:color w:val="000000"/>
              </w:rPr>
            </w:pPr>
            <w:ins w:id="741" w:author="Kane Wu" w:date="2016-07-03T12:46:00Z">
              <w:r>
                <w:rPr>
                  <w:rFonts w:ascii="Calibri" w:hAnsi="Calibri"/>
                  <w:color w:val="000000"/>
                </w:rPr>
                <w:t>342.9</w:t>
              </w:r>
            </w:ins>
            <w:del w:id="742" w:author="Kane Wu" w:date="2016-07-03T12:46:00Z">
              <w:r w:rsidRPr="002835B9" w:rsidDel="005D05A5">
                <w:rPr>
                  <w:rFonts w:ascii="Calibri" w:eastAsia="Times New Roman" w:hAnsi="Calibri" w:cs="Times New Roman"/>
                  <w:color w:val="000000"/>
                </w:rPr>
                <w:delText>342.929293</w:delText>
              </w:r>
            </w:del>
          </w:p>
        </w:tc>
        <w:tc>
          <w:tcPr>
            <w:tcW w:w="1876" w:type="dxa"/>
            <w:tcBorders>
              <w:top w:val="nil"/>
              <w:left w:val="nil"/>
              <w:bottom w:val="single" w:sz="4" w:space="0" w:color="auto"/>
              <w:right w:val="single" w:sz="4" w:space="0" w:color="auto"/>
            </w:tcBorders>
            <w:shd w:val="clear" w:color="auto" w:fill="auto"/>
            <w:noWrap/>
            <w:vAlign w:val="center"/>
            <w:hideMark/>
            <w:tcPrChange w:id="74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1FB02FAF" w14:textId="0C8D6DF1" w:rsidR="00690711" w:rsidRPr="002835B9" w:rsidRDefault="00690711" w:rsidP="00690711">
            <w:pPr>
              <w:spacing w:after="0" w:line="240" w:lineRule="auto"/>
              <w:jc w:val="right"/>
              <w:rPr>
                <w:rFonts w:ascii="Calibri" w:eastAsia="Times New Roman" w:hAnsi="Calibri" w:cs="Times New Roman"/>
                <w:color w:val="000000"/>
              </w:rPr>
            </w:pPr>
            <w:ins w:id="744" w:author="Kane Wu" w:date="2016-07-03T12:46:00Z">
              <w:r>
                <w:rPr>
                  <w:rFonts w:ascii="Calibri" w:hAnsi="Calibri"/>
                  <w:color w:val="000000"/>
                </w:rPr>
                <w:t>1421.5</w:t>
              </w:r>
            </w:ins>
            <w:del w:id="745" w:author="Kane Wu" w:date="2016-07-03T12:46:00Z">
              <w:r w:rsidRPr="002835B9" w:rsidDel="005D05A5">
                <w:rPr>
                  <w:rFonts w:ascii="Calibri" w:eastAsia="Times New Roman" w:hAnsi="Calibri" w:cs="Times New Roman"/>
                  <w:color w:val="000000"/>
                </w:rPr>
                <w:delText>1421.535354</w:delText>
              </w:r>
            </w:del>
          </w:p>
        </w:tc>
        <w:tc>
          <w:tcPr>
            <w:tcW w:w="1367" w:type="dxa"/>
            <w:tcBorders>
              <w:top w:val="nil"/>
              <w:left w:val="nil"/>
              <w:bottom w:val="single" w:sz="4" w:space="0" w:color="auto"/>
              <w:right w:val="single" w:sz="4" w:space="0" w:color="auto"/>
            </w:tcBorders>
            <w:shd w:val="clear" w:color="auto" w:fill="auto"/>
            <w:noWrap/>
            <w:vAlign w:val="center"/>
            <w:hideMark/>
            <w:tcPrChange w:id="74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45221E19" w14:textId="5555BD8E" w:rsidR="00690711" w:rsidRPr="002835B9" w:rsidRDefault="00690711" w:rsidP="00690711">
            <w:pPr>
              <w:spacing w:after="0" w:line="240" w:lineRule="auto"/>
              <w:jc w:val="right"/>
              <w:rPr>
                <w:rFonts w:ascii="Calibri" w:eastAsia="Times New Roman" w:hAnsi="Calibri" w:cs="Times New Roman"/>
                <w:color w:val="000000"/>
              </w:rPr>
            </w:pPr>
            <w:ins w:id="747" w:author="Kane Wu" w:date="2016-07-03T12:46:00Z">
              <w:r>
                <w:rPr>
                  <w:rFonts w:ascii="Calibri" w:hAnsi="Calibri"/>
                  <w:color w:val="000000"/>
                </w:rPr>
                <w:t>0.515</w:t>
              </w:r>
            </w:ins>
            <w:del w:id="748" w:author="Kane Wu" w:date="2016-07-03T12:46:00Z">
              <w:r w:rsidRPr="002835B9" w:rsidDel="005D05A5">
                <w:rPr>
                  <w:rFonts w:ascii="Calibri" w:eastAsia="Times New Roman" w:hAnsi="Calibri" w:cs="Times New Roman"/>
                  <w:color w:val="000000"/>
                </w:rPr>
                <w:delText>0.515152</w:delText>
              </w:r>
            </w:del>
          </w:p>
        </w:tc>
        <w:tc>
          <w:tcPr>
            <w:tcW w:w="1417" w:type="dxa"/>
            <w:tcBorders>
              <w:top w:val="nil"/>
              <w:left w:val="nil"/>
              <w:bottom w:val="single" w:sz="4" w:space="0" w:color="auto"/>
              <w:right w:val="single" w:sz="4" w:space="0" w:color="auto"/>
            </w:tcBorders>
            <w:shd w:val="clear" w:color="auto" w:fill="auto"/>
            <w:noWrap/>
            <w:vAlign w:val="bottom"/>
            <w:hideMark/>
            <w:tcPrChange w:id="74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8E97089"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99</w:t>
            </w:r>
          </w:p>
        </w:tc>
      </w:tr>
      <w:tr w:rsidR="00690711" w:rsidRPr="002835B9" w14:paraId="3A5A5DAA" w14:textId="77777777" w:rsidTr="00B846D6">
        <w:tblPrEx>
          <w:tblPrExChange w:id="750" w:author="Leung, Jone" w:date="2016-07-03T18:57:00Z">
            <w:tblPrEx>
              <w:tblW w:w="8680" w:type="dxa"/>
            </w:tblPrEx>
          </w:tblPrExChange>
        </w:tblPrEx>
        <w:trPr>
          <w:trHeight w:val="290"/>
          <w:trPrChange w:id="751"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52"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122052B" w14:textId="5868BC14" w:rsidR="00690711" w:rsidRPr="002835B9" w:rsidRDefault="00690711" w:rsidP="00690711">
            <w:pPr>
              <w:spacing w:after="0" w:line="240" w:lineRule="auto"/>
              <w:rPr>
                <w:rFonts w:ascii="Calibri" w:eastAsia="Times New Roman" w:hAnsi="Calibri" w:cs="Times New Roman"/>
                <w:color w:val="000000"/>
              </w:rPr>
            </w:pPr>
            <w:ins w:id="753" w:author="Kane Wu" w:date="2016-07-03T12:46:00Z">
              <w:r>
                <w:rPr>
                  <w:rFonts w:ascii="Calibri" w:hAnsi="Calibri"/>
                  <w:color w:val="000000"/>
                </w:rPr>
                <w:t>EH7</w:t>
              </w:r>
            </w:ins>
            <w:del w:id="754" w:author="Kane Wu" w:date="2016-07-03T12:46:00Z">
              <w:r w:rsidRPr="002835B9" w:rsidDel="005D05A5">
                <w:rPr>
                  <w:rFonts w:ascii="Calibri" w:eastAsia="Times New Roman" w:hAnsi="Calibri" w:cs="Times New Roman"/>
                  <w:color w:val="000000"/>
                </w:rPr>
                <w:delText>EH7</w:delText>
              </w:r>
            </w:del>
          </w:p>
        </w:tc>
        <w:tc>
          <w:tcPr>
            <w:tcW w:w="1778" w:type="dxa"/>
            <w:tcBorders>
              <w:top w:val="nil"/>
              <w:left w:val="nil"/>
              <w:bottom w:val="single" w:sz="4" w:space="0" w:color="auto"/>
              <w:right w:val="single" w:sz="4" w:space="0" w:color="auto"/>
            </w:tcBorders>
            <w:shd w:val="clear" w:color="auto" w:fill="auto"/>
            <w:noWrap/>
            <w:vAlign w:val="center"/>
            <w:hideMark/>
            <w:tcPrChange w:id="755"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612CEF47" w14:textId="4B3E4C69" w:rsidR="00690711" w:rsidRPr="002835B9" w:rsidRDefault="00690711" w:rsidP="00690711">
            <w:pPr>
              <w:spacing w:after="0" w:line="240" w:lineRule="auto"/>
              <w:jc w:val="right"/>
              <w:rPr>
                <w:rFonts w:ascii="Calibri" w:eastAsia="Times New Roman" w:hAnsi="Calibri" w:cs="Times New Roman"/>
                <w:color w:val="000000"/>
              </w:rPr>
            </w:pPr>
            <w:ins w:id="756" w:author="Kane Wu" w:date="2016-07-03T12:46:00Z">
              <w:r>
                <w:rPr>
                  <w:rFonts w:ascii="Calibri" w:hAnsi="Calibri"/>
                  <w:color w:val="000000"/>
                </w:rPr>
                <w:t>1028.8</w:t>
              </w:r>
            </w:ins>
            <w:del w:id="757" w:author="Kane Wu" w:date="2016-07-03T12:46:00Z">
              <w:r w:rsidRPr="002835B9" w:rsidDel="005D05A5">
                <w:rPr>
                  <w:rFonts w:ascii="Calibri" w:eastAsia="Times New Roman" w:hAnsi="Calibri" w:cs="Times New Roman"/>
                  <w:color w:val="000000"/>
                </w:rPr>
                <w:delText>1028.803571</w:delText>
              </w:r>
            </w:del>
          </w:p>
        </w:tc>
        <w:tc>
          <w:tcPr>
            <w:tcW w:w="1876" w:type="dxa"/>
            <w:tcBorders>
              <w:top w:val="nil"/>
              <w:left w:val="nil"/>
              <w:bottom w:val="single" w:sz="4" w:space="0" w:color="auto"/>
              <w:right w:val="single" w:sz="4" w:space="0" w:color="auto"/>
            </w:tcBorders>
            <w:shd w:val="clear" w:color="auto" w:fill="auto"/>
            <w:noWrap/>
            <w:vAlign w:val="center"/>
            <w:hideMark/>
            <w:tcPrChange w:id="758"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13E45A87" w14:textId="7A45105E" w:rsidR="00690711" w:rsidRPr="002835B9" w:rsidRDefault="00690711" w:rsidP="00690711">
            <w:pPr>
              <w:spacing w:after="0" w:line="240" w:lineRule="auto"/>
              <w:jc w:val="right"/>
              <w:rPr>
                <w:rFonts w:ascii="Calibri" w:eastAsia="Times New Roman" w:hAnsi="Calibri" w:cs="Times New Roman"/>
                <w:color w:val="000000"/>
              </w:rPr>
            </w:pPr>
            <w:ins w:id="759" w:author="Kane Wu" w:date="2016-07-03T12:46:00Z">
              <w:r>
                <w:rPr>
                  <w:rFonts w:ascii="Calibri" w:hAnsi="Calibri"/>
                  <w:color w:val="000000"/>
                </w:rPr>
                <w:t>1210.1</w:t>
              </w:r>
            </w:ins>
            <w:del w:id="760" w:author="Kane Wu" w:date="2016-07-03T12:46:00Z">
              <w:r w:rsidRPr="002835B9" w:rsidDel="005D05A5">
                <w:rPr>
                  <w:rFonts w:ascii="Calibri" w:eastAsia="Times New Roman" w:hAnsi="Calibri" w:cs="Times New Roman"/>
                  <w:color w:val="000000"/>
                </w:rPr>
                <w:delText>1210.053571</w:delText>
              </w:r>
            </w:del>
          </w:p>
        </w:tc>
        <w:tc>
          <w:tcPr>
            <w:tcW w:w="1876" w:type="dxa"/>
            <w:tcBorders>
              <w:top w:val="nil"/>
              <w:left w:val="nil"/>
              <w:bottom w:val="single" w:sz="4" w:space="0" w:color="auto"/>
              <w:right w:val="single" w:sz="4" w:space="0" w:color="auto"/>
            </w:tcBorders>
            <w:shd w:val="clear" w:color="auto" w:fill="auto"/>
            <w:noWrap/>
            <w:vAlign w:val="center"/>
            <w:hideMark/>
            <w:tcPrChange w:id="761"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3A719774" w14:textId="67305194" w:rsidR="00690711" w:rsidRPr="002835B9" w:rsidRDefault="00690711" w:rsidP="00690711">
            <w:pPr>
              <w:spacing w:after="0" w:line="240" w:lineRule="auto"/>
              <w:jc w:val="right"/>
              <w:rPr>
                <w:rFonts w:ascii="Calibri" w:eastAsia="Times New Roman" w:hAnsi="Calibri" w:cs="Times New Roman"/>
                <w:color w:val="000000"/>
              </w:rPr>
            </w:pPr>
            <w:ins w:id="762" w:author="Kane Wu" w:date="2016-07-03T12:46:00Z">
              <w:r>
                <w:rPr>
                  <w:rFonts w:ascii="Calibri" w:hAnsi="Calibri"/>
                  <w:color w:val="000000"/>
                </w:rPr>
                <w:t>5167.2</w:t>
              </w:r>
            </w:ins>
            <w:del w:id="763" w:author="Kane Wu" w:date="2016-07-03T12:46:00Z">
              <w:r w:rsidRPr="002835B9" w:rsidDel="005D05A5">
                <w:rPr>
                  <w:rFonts w:ascii="Calibri" w:eastAsia="Times New Roman" w:hAnsi="Calibri" w:cs="Times New Roman"/>
                  <w:color w:val="000000"/>
                </w:rPr>
                <w:delText>5167.160714</w:delText>
              </w:r>
            </w:del>
          </w:p>
        </w:tc>
        <w:tc>
          <w:tcPr>
            <w:tcW w:w="1367" w:type="dxa"/>
            <w:tcBorders>
              <w:top w:val="nil"/>
              <w:left w:val="nil"/>
              <w:bottom w:val="single" w:sz="4" w:space="0" w:color="auto"/>
              <w:right w:val="single" w:sz="4" w:space="0" w:color="auto"/>
            </w:tcBorders>
            <w:shd w:val="clear" w:color="auto" w:fill="auto"/>
            <w:noWrap/>
            <w:vAlign w:val="center"/>
            <w:hideMark/>
            <w:tcPrChange w:id="764"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2CC0FA3" w14:textId="4A7BC648" w:rsidR="00690711" w:rsidRPr="002835B9" w:rsidRDefault="00690711" w:rsidP="00690711">
            <w:pPr>
              <w:spacing w:after="0" w:line="240" w:lineRule="auto"/>
              <w:jc w:val="right"/>
              <w:rPr>
                <w:rFonts w:ascii="Calibri" w:eastAsia="Times New Roman" w:hAnsi="Calibri" w:cs="Times New Roman"/>
                <w:color w:val="000000"/>
              </w:rPr>
            </w:pPr>
            <w:ins w:id="765" w:author="Kane Wu" w:date="2016-07-03T12:46:00Z">
              <w:r>
                <w:rPr>
                  <w:rFonts w:ascii="Calibri" w:hAnsi="Calibri"/>
                  <w:color w:val="000000"/>
                </w:rPr>
                <w:t>1.018</w:t>
              </w:r>
            </w:ins>
            <w:del w:id="766" w:author="Kane Wu" w:date="2016-07-03T12:46:00Z">
              <w:r w:rsidRPr="002835B9" w:rsidDel="005D05A5">
                <w:rPr>
                  <w:rFonts w:ascii="Calibri" w:eastAsia="Times New Roman" w:hAnsi="Calibri" w:cs="Times New Roman"/>
                  <w:color w:val="000000"/>
                </w:rPr>
                <w:delText>1.017857</w:delText>
              </w:r>
            </w:del>
          </w:p>
        </w:tc>
        <w:tc>
          <w:tcPr>
            <w:tcW w:w="1417" w:type="dxa"/>
            <w:tcBorders>
              <w:top w:val="nil"/>
              <w:left w:val="nil"/>
              <w:bottom w:val="single" w:sz="4" w:space="0" w:color="auto"/>
              <w:right w:val="single" w:sz="4" w:space="0" w:color="auto"/>
            </w:tcBorders>
            <w:shd w:val="clear" w:color="auto" w:fill="auto"/>
            <w:noWrap/>
            <w:vAlign w:val="bottom"/>
            <w:hideMark/>
            <w:tcPrChange w:id="767"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980B98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56</w:t>
            </w:r>
          </w:p>
        </w:tc>
      </w:tr>
      <w:tr w:rsidR="00690711" w:rsidRPr="002835B9" w14:paraId="0B4F4EB9" w14:textId="77777777" w:rsidTr="00B846D6">
        <w:tblPrEx>
          <w:tblPrExChange w:id="768" w:author="Leung, Jone" w:date="2016-07-03T18:57:00Z">
            <w:tblPrEx>
              <w:tblW w:w="8680" w:type="dxa"/>
            </w:tblPrEx>
          </w:tblPrExChange>
        </w:tblPrEx>
        <w:trPr>
          <w:trHeight w:val="290"/>
          <w:trPrChange w:id="769"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70"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7C812A2" w14:textId="0AF319D7" w:rsidR="00690711" w:rsidRPr="002835B9" w:rsidRDefault="00690711" w:rsidP="00690711">
            <w:pPr>
              <w:spacing w:after="0" w:line="240" w:lineRule="auto"/>
              <w:rPr>
                <w:rFonts w:ascii="Calibri" w:eastAsia="Times New Roman" w:hAnsi="Calibri" w:cs="Times New Roman"/>
                <w:color w:val="000000"/>
              </w:rPr>
            </w:pPr>
            <w:ins w:id="771" w:author="Kane Wu" w:date="2016-07-03T12:46:00Z">
              <w:r>
                <w:rPr>
                  <w:rFonts w:ascii="Calibri" w:hAnsi="Calibri"/>
                  <w:color w:val="000000"/>
                </w:rPr>
                <w:t>EH8</w:t>
              </w:r>
            </w:ins>
            <w:del w:id="772" w:author="Kane Wu" w:date="2016-07-03T12:46:00Z">
              <w:r w:rsidRPr="002835B9" w:rsidDel="005D05A5">
                <w:rPr>
                  <w:rFonts w:ascii="Calibri" w:eastAsia="Times New Roman" w:hAnsi="Calibri" w:cs="Times New Roman"/>
                  <w:color w:val="000000"/>
                </w:rPr>
                <w:delText>EH8</w:delText>
              </w:r>
            </w:del>
          </w:p>
        </w:tc>
        <w:tc>
          <w:tcPr>
            <w:tcW w:w="1778" w:type="dxa"/>
            <w:tcBorders>
              <w:top w:val="nil"/>
              <w:left w:val="nil"/>
              <w:bottom w:val="single" w:sz="4" w:space="0" w:color="auto"/>
              <w:right w:val="single" w:sz="4" w:space="0" w:color="auto"/>
            </w:tcBorders>
            <w:shd w:val="clear" w:color="auto" w:fill="auto"/>
            <w:noWrap/>
            <w:vAlign w:val="center"/>
            <w:hideMark/>
            <w:tcPrChange w:id="773"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17F9C75" w14:textId="5D37567B" w:rsidR="00690711" w:rsidRPr="002835B9" w:rsidRDefault="00690711" w:rsidP="00690711">
            <w:pPr>
              <w:spacing w:after="0" w:line="240" w:lineRule="auto"/>
              <w:jc w:val="right"/>
              <w:rPr>
                <w:rFonts w:ascii="Calibri" w:eastAsia="Times New Roman" w:hAnsi="Calibri" w:cs="Times New Roman"/>
                <w:color w:val="000000"/>
              </w:rPr>
            </w:pPr>
            <w:ins w:id="774" w:author="Kane Wu" w:date="2016-07-03T12:46:00Z">
              <w:r>
                <w:rPr>
                  <w:rFonts w:ascii="Calibri" w:hAnsi="Calibri"/>
                  <w:color w:val="000000"/>
                </w:rPr>
                <w:t>235.6</w:t>
              </w:r>
            </w:ins>
            <w:del w:id="775" w:author="Kane Wu" w:date="2016-07-03T12:46:00Z">
              <w:r w:rsidRPr="002835B9" w:rsidDel="005D05A5">
                <w:rPr>
                  <w:rFonts w:ascii="Calibri" w:eastAsia="Times New Roman" w:hAnsi="Calibri" w:cs="Times New Roman"/>
                  <w:color w:val="000000"/>
                </w:rPr>
                <w:delText>235.624113</w:delText>
              </w:r>
            </w:del>
          </w:p>
        </w:tc>
        <w:tc>
          <w:tcPr>
            <w:tcW w:w="1876" w:type="dxa"/>
            <w:tcBorders>
              <w:top w:val="nil"/>
              <w:left w:val="nil"/>
              <w:bottom w:val="single" w:sz="4" w:space="0" w:color="auto"/>
              <w:right w:val="single" w:sz="4" w:space="0" w:color="auto"/>
            </w:tcBorders>
            <w:shd w:val="clear" w:color="auto" w:fill="auto"/>
            <w:noWrap/>
            <w:vAlign w:val="center"/>
            <w:hideMark/>
            <w:tcPrChange w:id="776"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7A1F28B" w14:textId="53FB3C5A" w:rsidR="00690711" w:rsidRPr="002835B9" w:rsidRDefault="00690711" w:rsidP="00690711">
            <w:pPr>
              <w:spacing w:after="0" w:line="240" w:lineRule="auto"/>
              <w:jc w:val="right"/>
              <w:rPr>
                <w:rFonts w:ascii="Calibri" w:eastAsia="Times New Roman" w:hAnsi="Calibri" w:cs="Times New Roman"/>
                <w:color w:val="000000"/>
              </w:rPr>
            </w:pPr>
            <w:ins w:id="777" w:author="Kane Wu" w:date="2016-07-03T12:46:00Z">
              <w:r>
                <w:rPr>
                  <w:rFonts w:ascii="Calibri" w:hAnsi="Calibri"/>
                  <w:color w:val="000000"/>
                </w:rPr>
                <w:t>294.1</w:t>
              </w:r>
            </w:ins>
            <w:del w:id="778" w:author="Kane Wu" w:date="2016-07-03T12:46:00Z">
              <w:r w:rsidRPr="002835B9" w:rsidDel="005D05A5">
                <w:rPr>
                  <w:rFonts w:ascii="Calibri" w:eastAsia="Times New Roman" w:hAnsi="Calibri" w:cs="Times New Roman"/>
                  <w:color w:val="000000"/>
                </w:rPr>
                <w:delText>294.120567</w:delText>
              </w:r>
            </w:del>
          </w:p>
        </w:tc>
        <w:tc>
          <w:tcPr>
            <w:tcW w:w="1876" w:type="dxa"/>
            <w:tcBorders>
              <w:top w:val="nil"/>
              <w:left w:val="nil"/>
              <w:bottom w:val="single" w:sz="4" w:space="0" w:color="auto"/>
              <w:right w:val="single" w:sz="4" w:space="0" w:color="auto"/>
            </w:tcBorders>
            <w:shd w:val="clear" w:color="auto" w:fill="auto"/>
            <w:noWrap/>
            <w:vAlign w:val="center"/>
            <w:hideMark/>
            <w:tcPrChange w:id="779"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AE2A79F" w14:textId="0EBF3405" w:rsidR="00690711" w:rsidRPr="002835B9" w:rsidRDefault="00690711" w:rsidP="00690711">
            <w:pPr>
              <w:spacing w:after="0" w:line="240" w:lineRule="auto"/>
              <w:jc w:val="right"/>
              <w:rPr>
                <w:rFonts w:ascii="Calibri" w:eastAsia="Times New Roman" w:hAnsi="Calibri" w:cs="Times New Roman"/>
                <w:color w:val="000000"/>
              </w:rPr>
            </w:pPr>
            <w:ins w:id="780" w:author="Kane Wu" w:date="2016-07-03T12:46:00Z">
              <w:r>
                <w:rPr>
                  <w:rFonts w:ascii="Calibri" w:hAnsi="Calibri"/>
                  <w:color w:val="000000"/>
                </w:rPr>
                <w:t>1495.0</w:t>
              </w:r>
            </w:ins>
            <w:del w:id="781" w:author="Kane Wu" w:date="2016-07-03T12:46:00Z">
              <w:r w:rsidRPr="002835B9" w:rsidDel="005D05A5">
                <w:rPr>
                  <w:rFonts w:ascii="Calibri" w:eastAsia="Times New Roman" w:hAnsi="Calibri" w:cs="Times New Roman"/>
                  <w:color w:val="000000"/>
                </w:rPr>
                <w:delText>1495.035461</w:delText>
              </w:r>
            </w:del>
          </w:p>
        </w:tc>
        <w:tc>
          <w:tcPr>
            <w:tcW w:w="1367" w:type="dxa"/>
            <w:tcBorders>
              <w:top w:val="nil"/>
              <w:left w:val="nil"/>
              <w:bottom w:val="single" w:sz="4" w:space="0" w:color="auto"/>
              <w:right w:val="single" w:sz="4" w:space="0" w:color="auto"/>
            </w:tcBorders>
            <w:shd w:val="clear" w:color="auto" w:fill="auto"/>
            <w:noWrap/>
            <w:vAlign w:val="center"/>
            <w:hideMark/>
            <w:tcPrChange w:id="782"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4455287" w14:textId="76E7118C" w:rsidR="00690711" w:rsidRPr="002835B9" w:rsidRDefault="00690711" w:rsidP="00690711">
            <w:pPr>
              <w:spacing w:after="0" w:line="240" w:lineRule="auto"/>
              <w:jc w:val="right"/>
              <w:rPr>
                <w:rFonts w:ascii="Calibri" w:eastAsia="Times New Roman" w:hAnsi="Calibri" w:cs="Times New Roman"/>
                <w:color w:val="000000"/>
              </w:rPr>
            </w:pPr>
            <w:ins w:id="783" w:author="Kane Wu" w:date="2016-07-03T12:46:00Z">
              <w:r>
                <w:rPr>
                  <w:rFonts w:ascii="Calibri" w:hAnsi="Calibri"/>
                  <w:color w:val="000000"/>
                </w:rPr>
                <w:t>0.348</w:t>
              </w:r>
            </w:ins>
            <w:del w:id="784" w:author="Kane Wu" w:date="2016-07-03T12:46:00Z">
              <w:r w:rsidRPr="002835B9" w:rsidDel="005D05A5">
                <w:rPr>
                  <w:rFonts w:ascii="Calibri" w:eastAsia="Times New Roman" w:hAnsi="Calibri" w:cs="Times New Roman"/>
                  <w:color w:val="000000"/>
                </w:rPr>
                <w:delText>0.347518</w:delText>
              </w:r>
            </w:del>
          </w:p>
        </w:tc>
        <w:tc>
          <w:tcPr>
            <w:tcW w:w="1417" w:type="dxa"/>
            <w:tcBorders>
              <w:top w:val="nil"/>
              <w:left w:val="nil"/>
              <w:bottom w:val="single" w:sz="4" w:space="0" w:color="auto"/>
              <w:right w:val="single" w:sz="4" w:space="0" w:color="auto"/>
            </w:tcBorders>
            <w:shd w:val="clear" w:color="auto" w:fill="auto"/>
            <w:noWrap/>
            <w:vAlign w:val="bottom"/>
            <w:hideMark/>
            <w:tcPrChange w:id="785"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227C0818"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141</w:t>
            </w:r>
          </w:p>
        </w:tc>
      </w:tr>
      <w:tr w:rsidR="00690711" w:rsidRPr="002835B9" w14:paraId="25D8D9A8" w14:textId="77777777" w:rsidTr="00B846D6">
        <w:tblPrEx>
          <w:tblPrExChange w:id="786" w:author="Leung, Jone" w:date="2016-07-03T18:57:00Z">
            <w:tblPrEx>
              <w:tblW w:w="8680" w:type="dxa"/>
            </w:tblPrEx>
          </w:tblPrExChange>
        </w:tblPrEx>
        <w:trPr>
          <w:trHeight w:val="290"/>
          <w:trPrChange w:id="787"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788"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C8BC60D" w14:textId="1FC30C41" w:rsidR="00690711" w:rsidRPr="002835B9" w:rsidRDefault="00690711" w:rsidP="00690711">
            <w:pPr>
              <w:spacing w:after="0" w:line="240" w:lineRule="auto"/>
              <w:rPr>
                <w:rFonts w:ascii="Calibri" w:eastAsia="Times New Roman" w:hAnsi="Calibri" w:cs="Times New Roman"/>
                <w:color w:val="000000"/>
              </w:rPr>
            </w:pPr>
            <w:ins w:id="789" w:author="Kane Wu" w:date="2016-07-03T12:46:00Z">
              <w:r>
                <w:rPr>
                  <w:rFonts w:ascii="Calibri" w:hAnsi="Calibri"/>
                  <w:color w:val="000000"/>
                </w:rPr>
                <w:t>EH9</w:t>
              </w:r>
            </w:ins>
            <w:del w:id="790" w:author="Kane Wu" w:date="2016-07-03T12:46:00Z">
              <w:r w:rsidRPr="002835B9" w:rsidDel="005D05A5">
                <w:rPr>
                  <w:rFonts w:ascii="Calibri" w:eastAsia="Times New Roman" w:hAnsi="Calibri" w:cs="Times New Roman"/>
                  <w:color w:val="000000"/>
                </w:rPr>
                <w:delText>EH9</w:delText>
              </w:r>
            </w:del>
          </w:p>
        </w:tc>
        <w:tc>
          <w:tcPr>
            <w:tcW w:w="1778" w:type="dxa"/>
            <w:tcBorders>
              <w:top w:val="nil"/>
              <w:left w:val="nil"/>
              <w:bottom w:val="single" w:sz="4" w:space="0" w:color="auto"/>
              <w:right w:val="single" w:sz="4" w:space="0" w:color="auto"/>
            </w:tcBorders>
            <w:shd w:val="clear" w:color="auto" w:fill="auto"/>
            <w:noWrap/>
            <w:vAlign w:val="center"/>
            <w:hideMark/>
            <w:tcPrChange w:id="791"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939DF6E" w14:textId="2D5C41BE" w:rsidR="00690711" w:rsidRPr="002835B9" w:rsidRDefault="00690711" w:rsidP="00690711">
            <w:pPr>
              <w:spacing w:after="0" w:line="240" w:lineRule="auto"/>
              <w:jc w:val="right"/>
              <w:rPr>
                <w:rFonts w:ascii="Calibri" w:eastAsia="Times New Roman" w:hAnsi="Calibri" w:cs="Times New Roman"/>
                <w:color w:val="000000"/>
              </w:rPr>
            </w:pPr>
            <w:ins w:id="792" w:author="Kane Wu" w:date="2016-07-03T12:46:00Z">
              <w:r>
                <w:rPr>
                  <w:rFonts w:ascii="Calibri" w:hAnsi="Calibri"/>
                  <w:color w:val="000000"/>
                </w:rPr>
                <w:t>369.1</w:t>
              </w:r>
            </w:ins>
            <w:del w:id="793" w:author="Kane Wu" w:date="2016-07-03T12:46:00Z">
              <w:r w:rsidRPr="002835B9" w:rsidDel="005D05A5">
                <w:rPr>
                  <w:rFonts w:ascii="Calibri" w:eastAsia="Times New Roman" w:hAnsi="Calibri" w:cs="Times New Roman"/>
                  <w:color w:val="000000"/>
                </w:rPr>
                <w:delText>369.144444</w:delText>
              </w:r>
            </w:del>
          </w:p>
        </w:tc>
        <w:tc>
          <w:tcPr>
            <w:tcW w:w="1876" w:type="dxa"/>
            <w:tcBorders>
              <w:top w:val="nil"/>
              <w:left w:val="nil"/>
              <w:bottom w:val="single" w:sz="4" w:space="0" w:color="auto"/>
              <w:right w:val="single" w:sz="4" w:space="0" w:color="auto"/>
            </w:tcBorders>
            <w:shd w:val="clear" w:color="auto" w:fill="auto"/>
            <w:noWrap/>
            <w:vAlign w:val="center"/>
            <w:hideMark/>
            <w:tcPrChange w:id="794"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5C3D386E" w14:textId="4FE34FD5" w:rsidR="00690711" w:rsidRPr="002835B9" w:rsidRDefault="00690711" w:rsidP="00690711">
            <w:pPr>
              <w:spacing w:after="0" w:line="240" w:lineRule="auto"/>
              <w:jc w:val="right"/>
              <w:rPr>
                <w:rFonts w:ascii="Calibri" w:eastAsia="Times New Roman" w:hAnsi="Calibri" w:cs="Times New Roman"/>
                <w:color w:val="000000"/>
              </w:rPr>
            </w:pPr>
            <w:ins w:id="795" w:author="Kane Wu" w:date="2016-07-03T12:46:00Z">
              <w:r>
                <w:rPr>
                  <w:rFonts w:ascii="Calibri" w:hAnsi="Calibri"/>
                  <w:color w:val="000000"/>
                </w:rPr>
                <w:t>921.6</w:t>
              </w:r>
            </w:ins>
            <w:del w:id="796" w:author="Kane Wu" w:date="2016-07-03T12:46:00Z">
              <w:r w:rsidRPr="002835B9" w:rsidDel="005D05A5">
                <w:rPr>
                  <w:rFonts w:ascii="Calibri" w:eastAsia="Times New Roman" w:hAnsi="Calibri" w:cs="Times New Roman"/>
                  <w:color w:val="000000"/>
                </w:rPr>
                <w:delText>921.577778</w:delText>
              </w:r>
            </w:del>
          </w:p>
        </w:tc>
        <w:tc>
          <w:tcPr>
            <w:tcW w:w="1876" w:type="dxa"/>
            <w:tcBorders>
              <w:top w:val="nil"/>
              <w:left w:val="nil"/>
              <w:bottom w:val="single" w:sz="4" w:space="0" w:color="auto"/>
              <w:right w:val="single" w:sz="4" w:space="0" w:color="auto"/>
            </w:tcBorders>
            <w:shd w:val="clear" w:color="auto" w:fill="auto"/>
            <w:noWrap/>
            <w:vAlign w:val="center"/>
            <w:hideMark/>
            <w:tcPrChange w:id="797"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33AABA04" w14:textId="1CE6DC8F" w:rsidR="00690711" w:rsidRPr="002835B9" w:rsidRDefault="00690711" w:rsidP="00690711">
            <w:pPr>
              <w:spacing w:after="0" w:line="240" w:lineRule="auto"/>
              <w:jc w:val="right"/>
              <w:rPr>
                <w:rFonts w:ascii="Calibri" w:eastAsia="Times New Roman" w:hAnsi="Calibri" w:cs="Times New Roman"/>
                <w:color w:val="000000"/>
              </w:rPr>
            </w:pPr>
            <w:ins w:id="798" w:author="Kane Wu" w:date="2016-07-03T12:46:00Z">
              <w:r>
                <w:rPr>
                  <w:rFonts w:ascii="Calibri" w:hAnsi="Calibri"/>
                  <w:color w:val="000000"/>
                </w:rPr>
                <w:t>4684.4</w:t>
              </w:r>
            </w:ins>
            <w:del w:id="799" w:author="Kane Wu" w:date="2016-07-03T12:46:00Z">
              <w:r w:rsidRPr="002835B9" w:rsidDel="005D05A5">
                <w:rPr>
                  <w:rFonts w:ascii="Calibri" w:eastAsia="Times New Roman" w:hAnsi="Calibri" w:cs="Times New Roman"/>
                  <w:color w:val="000000"/>
                </w:rPr>
                <w:delText>4684.444444</w:delText>
              </w:r>
            </w:del>
          </w:p>
        </w:tc>
        <w:tc>
          <w:tcPr>
            <w:tcW w:w="1367" w:type="dxa"/>
            <w:tcBorders>
              <w:top w:val="nil"/>
              <w:left w:val="nil"/>
              <w:bottom w:val="single" w:sz="4" w:space="0" w:color="auto"/>
              <w:right w:val="single" w:sz="4" w:space="0" w:color="auto"/>
            </w:tcBorders>
            <w:shd w:val="clear" w:color="auto" w:fill="auto"/>
            <w:noWrap/>
            <w:vAlign w:val="center"/>
            <w:hideMark/>
            <w:tcPrChange w:id="800"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7AEEE11" w14:textId="4FE3A011" w:rsidR="00690711" w:rsidRPr="002835B9" w:rsidRDefault="00690711" w:rsidP="00690711">
            <w:pPr>
              <w:spacing w:after="0" w:line="240" w:lineRule="auto"/>
              <w:jc w:val="right"/>
              <w:rPr>
                <w:rFonts w:ascii="Calibri" w:eastAsia="Times New Roman" w:hAnsi="Calibri" w:cs="Times New Roman"/>
                <w:color w:val="000000"/>
              </w:rPr>
            </w:pPr>
            <w:ins w:id="801" w:author="Kane Wu" w:date="2016-07-03T12:46:00Z">
              <w:r>
                <w:rPr>
                  <w:rFonts w:ascii="Calibri" w:hAnsi="Calibri"/>
                  <w:color w:val="000000"/>
                </w:rPr>
                <w:t>0.867</w:t>
              </w:r>
            </w:ins>
            <w:del w:id="802" w:author="Kane Wu" w:date="2016-07-03T12:46:00Z">
              <w:r w:rsidRPr="002835B9" w:rsidDel="005D05A5">
                <w:rPr>
                  <w:rFonts w:ascii="Calibri" w:eastAsia="Times New Roman" w:hAnsi="Calibri" w:cs="Times New Roman"/>
                  <w:color w:val="000000"/>
                </w:rPr>
                <w:delText>0.866667</w:delText>
              </w:r>
            </w:del>
          </w:p>
        </w:tc>
        <w:tc>
          <w:tcPr>
            <w:tcW w:w="1417" w:type="dxa"/>
            <w:tcBorders>
              <w:top w:val="nil"/>
              <w:left w:val="nil"/>
              <w:bottom w:val="single" w:sz="4" w:space="0" w:color="auto"/>
              <w:right w:val="single" w:sz="4" w:space="0" w:color="auto"/>
            </w:tcBorders>
            <w:shd w:val="clear" w:color="auto" w:fill="auto"/>
            <w:noWrap/>
            <w:vAlign w:val="bottom"/>
            <w:hideMark/>
            <w:tcPrChange w:id="803"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CEFC802"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45</w:t>
            </w:r>
          </w:p>
        </w:tc>
      </w:tr>
      <w:tr w:rsidR="00690711" w:rsidRPr="002835B9" w14:paraId="4307D6EB" w14:textId="77777777" w:rsidTr="00B846D6">
        <w:tblPrEx>
          <w:tblPrExChange w:id="804" w:author="Leung, Jone" w:date="2016-07-03T18:57:00Z">
            <w:tblPrEx>
              <w:tblW w:w="8680" w:type="dxa"/>
            </w:tblPrEx>
          </w:tblPrExChange>
        </w:tblPrEx>
        <w:trPr>
          <w:trHeight w:val="290"/>
          <w:trPrChange w:id="805"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06"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B22CF36" w14:textId="6103A937" w:rsidR="00690711" w:rsidRPr="002835B9" w:rsidRDefault="00690711" w:rsidP="00690711">
            <w:pPr>
              <w:spacing w:after="0" w:line="240" w:lineRule="auto"/>
              <w:rPr>
                <w:rFonts w:ascii="Calibri" w:eastAsia="Times New Roman" w:hAnsi="Calibri" w:cs="Times New Roman"/>
                <w:color w:val="000000"/>
              </w:rPr>
            </w:pPr>
            <w:ins w:id="807" w:author="Kane Wu" w:date="2016-07-03T12:46:00Z">
              <w:r>
                <w:rPr>
                  <w:rFonts w:ascii="Calibri" w:hAnsi="Calibri"/>
                  <w:color w:val="000000"/>
                </w:rPr>
                <w:t>EH10</w:t>
              </w:r>
            </w:ins>
            <w:del w:id="808" w:author="Kane Wu" w:date="2016-07-03T12:46:00Z">
              <w:r w:rsidRPr="002835B9" w:rsidDel="005D05A5">
                <w:rPr>
                  <w:rFonts w:ascii="Calibri" w:eastAsia="Times New Roman" w:hAnsi="Calibri" w:cs="Times New Roman"/>
                  <w:color w:val="000000"/>
                </w:rPr>
                <w:delText>EH10</w:delText>
              </w:r>
            </w:del>
          </w:p>
        </w:tc>
        <w:tc>
          <w:tcPr>
            <w:tcW w:w="1778" w:type="dxa"/>
            <w:tcBorders>
              <w:top w:val="nil"/>
              <w:left w:val="nil"/>
              <w:bottom w:val="single" w:sz="4" w:space="0" w:color="auto"/>
              <w:right w:val="single" w:sz="4" w:space="0" w:color="auto"/>
            </w:tcBorders>
            <w:shd w:val="clear" w:color="auto" w:fill="auto"/>
            <w:noWrap/>
            <w:vAlign w:val="center"/>
            <w:hideMark/>
            <w:tcPrChange w:id="809"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5174018A" w14:textId="0E59829F" w:rsidR="00690711" w:rsidRPr="002835B9" w:rsidRDefault="00690711" w:rsidP="00690711">
            <w:pPr>
              <w:spacing w:after="0" w:line="240" w:lineRule="auto"/>
              <w:jc w:val="right"/>
              <w:rPr>
                <w:rFonts w:ascii="Calibri" w:eastAsia="Times New Roman" w:hAnsi="Calibri" w:cs="Times New Roman"/>
                <w:color w:val="000000"/>
              </w:rPr>
            </w:pPr>
            <w:ins w:id="810" w:author="Kane Wu" w:date="2016-07-03T12:46:00Z">
              <w:r>
                <w:rPr>
                  <w:rFonts w:ascii="Calibri" w:hAnsi="Calibri"/>
                  <w:color w:val="000000"/>
                </w:rPr>
                <w:t>551.0</w:t>
              </w:r>
            </w:ins>
            <w:del w:id="811" w:author="Kane Wu" w:date="2016-07-03T12:46:00Z">
              <w:r w:rsidRPr="002835B9" w:rsidDel="005D05A5">
                <w:rPr>
                  <w:rFonts w:ascii="Calibri" w:eastAsia="Times New Roman" w:hAnsi="Calibri" w:cs="Times New Roman"/>
                  <w:color w:val="000000"/>
                </w:rPr>
                <w:delText>551.048387</w:delText>
              </w:r>
            </w:del>
          </w:p>
        </w:tc>
        <w:tc>
          <w:tcPr>
            <w:tcW w:w="1876" w:type="dxa"/>
            <w:tcBorders>
              <w:top w:val="nil"/>
              <w:left w:val="nil"/>
              <w:bottom w:val="single" w:sz="4" w:space="0" w:color="auto"/>
              <w:right w:val="single" w:sz="4" w:space="0" w:color="auto"/>
            </w:tcBorders>
            <w:shd w:val="clear" w:color="auto" w:fill="auto"/>
            <w:noWrap/>
            <w:vAlign w:val="center"/>
            <w:hideMark/>
            <w:tcPrChange w:id="812"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A6BEA70" w14:textId="3C9D1C33" w:rsidR="00690711" w:rsidRPr="002835B9" w:rsidRDefault="00690711" w:rsidP="00690711">
            <w:pPr>
              <w:spacing w:after="0" w:line="240" w:lineRule="auto"/>
              <w:jc w:val="right"/>
              <w:rPr>
                <w:rFonts w:ascii="Calibri" w:eastAsia="Times New Roman" w:hAnsi="Calibri" w:cs="Times New Roman"/>
                <w:color w:val="000000"/>
              </w:rPr>
            </w:pPr>
            <w:ins w:id="813" w:author="Kane Wu" w:date="2016-07-03T12:46:00Z">
              <w:r>
                <w:rPr>
                  <w:rFonts w:ascii="Calibri" w:hAnsi="Calibri"/>
                  <w:color w:val="000000"/>
                </w:rPr>
                <w:t>759.4</w:t>
              </w:r>
            </w:ins>
            <w:del w:id="814" w:author="Kane Wu" w:date="2016-07-03T12:46:00Z">
              <w:r w:rsidRPr="002835B9" w:rsidDel="005D05A5">
                <w:rPr>
                  <w:rFonts w:ascii="Calibri" w:eastAsia="Times New Roman" w:hAnsi="Calibri" w:cs="Times New Roman"/>
                  <w:color w:val="000000"/>
                </w:rPr>
                <w:delText>759.354839</w:delText>
              </w:r>
            </w:del>
          </w:p>
        </w:tc>
        <w:tc>
          <w:tcPr>
            <w:tcW w:w="1876" w:type="dxa"/>
            <w:tcBorders>
              <w:top w:val="nil"/>
              <w:left w:val="nil"/>
              <w:bottom w:val="single" w:sz="4" w:space="0" w:color="auto"/>
              <w:right w:val="single" w:sz="4" w:space="0" w:color="auto"/>
            </w:tcBorders>
            <w:shd w:val="clear" w:color="auto" w:fill="auto"/>
            <w:noWrap/>
            <w:vAlign w:val="center"/>
            <w:hideMark/>
            <w:tcPrChange w:id="815"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90DCCB0" w14:textId="765E7D46" w:rsidR="00690711" w:rsidRPr="002835B9" w:rsidRDefault="00690711" w:rsidP="00690711">
            <w:pPr>
              <w:spacing w:after="0" w:line="240" w:lineRule="auto"/>
              <w:jc w:val="right"/>
              <w:rPr>
                <w:rFonts w:ascii="Calibri" w:eastAsia="Times New Roman" w:hAnsi="Calibri" w:cs="Times New Roman"/>
                <w:color w:val="000000"/>
              </w:rPr>
            </w:pPr>
            <w:ins w:id="816" w:author="Kane Wu" w:date="2016-07-03T12:46:00Z">
              <w:r>
                <w:rPr>
                  <w:rFonts w:ascii="Calibri" w:hAnsi="Calibri"/>
                  <w:color w:val="000000"/>
                </w:rPr>
                <w:t>3911.3</w:t>
              </w:r>
            </w:ins>
            <w:del w:id="817" w:author="Kane Wu" w:date="2016-07-03T12:46:00Z">
              <w:r w:rsidRPr="002835B9" w:rsidDel="005D05A5">
                <w:rPr>
                  <w:rFonts w:ascii="Calibri" w:eastAsia="Times New Roman" w:hAnsi="Calibri" w:cs="Times New Roman"/>
                  <w:color w:val="000000"/>
                </w:rPr>
                <w:delText>3911.274194</w:delText>
              </w:r>
            </w:del>
          </w:p>
        </w:tc>
        <w:tc>
          <w:tcPr>
            <w:tcW w:w="1367" w:type="dxa"/>
            <w:tcBorders>
              <w:top w:val="nil"/>
              <w:left w:val="nil"/>
              <w:bottom w:val="single" w:sz="4" w:space="0" w:color="auto"/>
              <w:right w:val="single" w:sz="4" w:space="0" w:color="auto"/>
            </w:tcBorders>
            <w:shd w:val="clear" w:color="auto" w:fill="auto"/>
            <w:noWrap/>
            <w:vAlign w:val="center"/>
            <w:hideMark/>
            <w:tcPrChange w:id="818"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1725B66" w14:textId="623C430C" w:rsidR="00690711" w:rsidRPr="002835B9" w:rsidRDefault="00690711" w:rsidP="00690711">
            <w:pPr>
              <w:spacing w:after="0" w:line="240" w:lineRule="auto"/>
              <w:jc w:val="right"/>
              <w:rPr>
                <w:rFonts w:ascii="Calibri" w:eastAsia="Times New Roman" w:hAnsi="Calibri" w:cs="Times New Roman"/>
                <w:color w:val="000000"/>
              </w:rPr>
            </w:pPr>
            <w:ins w:id="819" w:author="Kane Wu" w:date="2016-07-03T12:46:00Z">
              <w:r>
                <w:rPr>
                  <w:rFonts w:ascii="Calibri" w:hAnsi="Calibri"/>
                  <w:color w:val="000000"/>
                </w:rPr>
                <w:t>0.242</w:t>
              </w:r>
            </w:ins>
            <w:del w:id="820" w:author="Kane Wu" w:date="2016-07-03T12:46:00Z">
              <w:r w:rsidRPr="002835B9" w:rsidDel="005D05A5">
                <w:rPr>
                  <w:rFonts w:ascii="Calibri" w:eastAsia="Times New Roman" w:hAnsi="Calibri" w:cs="Times New Roman"/>
                  <w:color w:val="000000"/>
                </w:rPr>
                <w:delText>0.241935</w:delText>
              </w:r>
            </w:del>
          </w:p>
        </w:tc>
        <w:tc>
          <w:tcPr>
            <w:tcW w:w="1417" w:type="dxa"/>
            <w:tcBorders>
              <w:top w:val="nil"/>
              <w:left w:val="nil"/>
              <w:bottom w:val="single" w:sz="4" w:space="0" w:color="auto"/>
              <w:right w:val="single" w:sz="4" w:space="0" w:color="auto"/>
            </w:tcBorders>
            <w:shd w:val="clear" w:color="auto" w:fill="auto"/>
            <w:noWrap/>
            <w:vAlign w:val="bottom"/>
            <w:hideMark/>
            <w:tcPrChange w:id="821"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B291B45"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62</w:t>
            </w:r>
          </w:p>
        </w:tc>
      </w:tr>
      <w:tr w:rsidR="00690711" w:rsidRPr="002835B9" w14:paraId="0B1246A7" w14:textId="77777777" w:rsidTr="00B846D6">
        <w:tblPrEx>
          <w:tblPrExChange w:id="822" w:author="Leung, Jone" w:date="2016-07-03T18:57:00Z">
            <w:tblPrEx>
              <w:tblW w:w="8680" w:type="dxa"/>
            </w:tblPrEx>
          </w:tblPrExChange>
        </w:tblPrEx>
        <w:trPr>
          <w:trHeight w:val="290"/>
          <w:trPrChange w:id="82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2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ECCDFB2" w14:textId="3C6FCA0C" w:rsidR="00690711" w:rsidRPr="002835B9" w:rsidRDefault="00690711" w:rsidP="00690711">
            <w:pPr>
              <w:spacing w:after="0" w:line="240" w:lineRule="auto"/>
              <w:rPr>
                <w:rFonts w:ascii="Calibri" w:eastAsia="Times New Roman" w:hAnsi="Calibri" w:cs="Times New Roman"/>
                <w:color w:val="000000"/>
              </w:rPr>
            </w:pPr>
            <w:ins w:id="825" w:author="Kane Wu" w:date="2016-07-03T12:46:00Z">
              <w:r>
                <w:rPr>
                  <w:rFonts w:ascii="Calibri" w:hAnsi="Calibri"/>
                  <w:color w:val="000000"/>
                </w:rPr>
                <w:t>EH11</w:t>
              </w:r>
            </w:ins>
            <w:del w:id="826" w:author="Kane Wu" w:date="2016-07-03T12:46:00Z">
              <w:r w:rsidRPr="002835B9" w:rsidDel="005D05A5">
                <w:rPr>
                  <w:rFonts w:ascii="Calibri" w:eastAsia="Times New Roman" w:hAnsi="Calibri" w:cs="Times New Roman"/>
                  <w:color w:val="000000"/>
                </w:rPr>
                <w:delText>EH11</w:delText>
              </w:r>
            </w:del>
          </w:p>
        </w:tc>
        <w:tc>
          <w:tcPr>
            <w:tcW w:w="1778" w:type="dxa"/>
            <w:tcBorders>
              <w:top w:val="nil"/>
              <w:left w:val="nil"/>
              <w:bottom w:val="single" w:sz="4" w:space="0" w:color="auto"/>
              <w:right w:val="single" w:sz="4" w:space="0" w:color="auto"/>
            </w:tcBorders>
            <w:shd w:val="clear" w:color="auto" w:fill="auto"/>
            <w:noWrap/>
            <w:vAlign w:val="center"/>
            <w:hideMark/>
            <w:tcPrChange w:id="82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34AE7FD7" w14:textId="4D03C8EF" w:rsidR="00690711" w:rsidRPr="002835B9" w:rsidRDefault="00690711" w:rsidP="00690711">
            <w:pPr>
              <w:spacing w:after="0" w:line="240" w:lineRule="auto"/>
              <w:jc w:val="right"/>
              <w:rPr>
                <w:rFonts w:ascii="Calibri" w:eastAsia="Times New Roman" w:hAnsi="Calibri" w:cs="Times New Roman"/>
                <w:color w:val="000000"/>
              </w:rPr>
            </w:pPr>
            <w:ins w:id="828" w:author="Kane Wu" w:date="2016-07-03T12:46:00Z">
              <w:r>
                <w:rPr>
                  <w:rFonts w:ascii="Calibri" w:hAnsi="Calibri"/>
                  <w:color w:val="000000"/>
                </w:rPr>
                <w:t>690.7</w:t>
              </w:r>
            </w:ins>
            <w:del w:id="829" w:author="Kane Wu" w:date="2016-07-03T12:46:00Z">
              <w:r w:rsidRPr="002835B9" w:rsidDel="005D05A5">
                <w:rPr>
                  <w:rFonts w:ascii="Calibri" w:eastAsia="Times New Roman" w:hAnsi="Calibri" w:cs="Times New Roman"/>
                  <w:color w:val="000000"/>
                </w:rPr>
                <w:delText>690.703704</w:delText>
              </w:r>
            </w:del>
          </w:p>
        </w:tc>
        <w:tc>
          <w:tcPr>
            <w:tcW w:w="1876" w:type="dxa"/>
            <w:tcBorders>
              <w:top w:val="nil"/>
              <w:left w:val="nil"/>
              <w:bottom w:val="single" w:sz="4" w:space="0" w:color="auto"/>
              <w:right w:val="single" w:sz="4" w:space="0" w:color="auto"/>
            </w:tcBorders>
            <w:shd w:val="clear" w:color="auto" w:fill="auto"/>
            <w:noWrap/>
            <w:vAlign w:val="center"/>
            <w:hideMark/>
            <w:tcPrChange w:id="83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256B1C38" w14:textId="2F233BC5" w:rsidR="00690711" w:rsidRPr="002835B9" w:rsidRDefault="00690711" w:rsidP="00690711">
            <w:pPr>
              <w:spacing w:after="0" w:line="240" w:lineRule="auto"/>
              <w:jc w:val="right"/>
              <w:rPr>
                <w:rFonts w:ascii="Calibri" w:eastAsia="Times New Roman" w:hAnsi="Calibri" w:cs="Times New Roman"/>
                <w:color w:val="000000"/>
              </w:rPr>
            </w:pPr>
            <w:ins w:id="831" w:author="Kane Wu" w:date="2016-07-03T12:46:00Z">
              <w:r>
                <w:rPr>
                  <w:rFonts w:ascii="Calibri" w:hAnsi="Calibri"/>
                  <w:color w:val="000000"/>
                </w:rPr>
                <w:t>488.7</w:t>
              </w:r>
            </w:ins>
            <w:del w:id="832" w:author="Kane Wu" w:date="2016-07-03T12:46:00Z">
              <w:r w:rsidRPr="002835B9" w:rsidDel="005D05A5">
                <w:rPr>
                  <w:rFonts w:ascii="Calibri" w:eastAsia="Times New Roman" w:hAnsi="Calibri" w:cs="Times New Roman"/>
                  <w:color w:val="000000"/>
                </w:rPr>
                <w:delText>488.685185</w:delText>
              </w:r>
            </w:del>
          </w:p>
        </w:tc>
        <w:tc>
          <w:tcPr>
            <w:tcW w:w="1876" w:type="dxa"/>
            <w:tcBorders>
              <w:top w:val="nil"/>
              <w:left w:val="nil"/>
              <w:bottom w:val="single" w:sz="4" w:space="0" w:color="auto"/>
              <w:right w:val="single" w:sz="4" w:space="0" w:color="auto"/>
            </w:tcBorders>
            <w:shd w:val="clear" w:color="auto" w:fill="auto"/>
            <w:noWrap/>
            <w:vAlign w:val="center"/>
            <w:hideMark/>
            <w:tcPrChange w:id="83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19266444" w14:textId="49864EFC" w:rsidR="00690711" w:rsidRPr="002835B9" w:rsidRDefault="00690711" w:rsidP="00690711">
            <w:pPr>
              <w:spacing w:after="0" w:line="240" w:lineRule="auto"/>
              <w:jc w:val="right"/>
              <w:rPr>
                <w:rFonts w:ascii="Calibri" w:eastAsia="Times New Roman" w:hAnsi="Calibri" w:cs="Times New Roman"/>
                <w:color w:val="000000"/>
              </w:rPr>
            </w:pPr>
            <w:ins w:id="834" w:author="Kane Wu" w:date="2016-07-03T12:46:00Z">
              <w:r>
                <w:rPr>
                  <w:rFonts w:ascii="Calibri" w:hAnsi="Calibri"/>
                  <w:color w:val="000000"/>
                </w:rPr>
                <w:t>1928.8</w:t>
              </w:r>
            </w:ins>
            <w:del w:id="835" w:author="Kane Wu" w:date="2016-07-03T12:46:00Z">
              <w:r w:rsidRPr="002835B9" w:rsidDel="005D05A5">
                <w:rPr>
                  <w:rFonts w:ascii="Calibri" w:eastAsia="Times New Roman" w:hAnsi="Calibri" w:cs="Times New Roman"/>
                  <w:color w:val="000000"/>
                </w:rPr>
                <w:delText>1928.814815</w:delText>
              </w:r>
            </w:del>
          </w:p>
        </w:tc>
        <w:tc>
          <w:tcPr>
            <w:tcW w:w="1367" w:type="dxa"/>
            <w:tcBorders>
              <w:top w:val="nil"/>
              <w:left w:val="nil"/>
              <w:bottom w:val="single" w:sz="4" w:space="0" w:color="auto"/>
              <w:right w:val="single" w:sz="4" w:space="0" w:color="auto"/>
            </w:tcBorders>
            <w:shd w:val="clear" w:color="auto" w:fill="auto"/>
            <w:noWrap/>
            <w:vAlign w:val="center"/>
            <w:hideMark/>
            <w:tcPrChange w:id="83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0E148F6" w14:textId="149965D8" w:rsidR="00690711" w:rsidRPr="002835B9" w:rsidRDefault="00690711" w:rsidP="00690711">
            <w:pPr>
              <w:spacing w:after="0" w:line="240" w:lineRule="auto"/>
              <w:jc w:val="right"/>
              <w:rPr>
                <w:rFonts w:ascii="Calibri" w:eastAsia="Times New Roman" w:hAnsi="Calibri" w:cs="Times New Roman"/>
                <w:color w:val="000000"/>
              </w:rPr>
            </w:pPr>
            <w:ins w:id="837" w:author="Kane Wu" w:date="2016-07-03T12:46:00Z">
              <w:r>
                <w:rPr>
                  <w:rFonts w:ascii="Calibri" w:hAnsi="Calibri"/>
                  <w:color w:val="000000"/>
                </w:rPr>
                <w:t>0.278</w:t>
              </w:r>
            </w:ins>
            <w:del w:id="838" w:author="Kane Wu" w:date="2016-07-03T12:46:00Z">
              <w:r w:rsidRPr="002835B9" w:rsidDel="005D05A5">
                <w:rPr>
                  <w:rFonts w:ascii="Calibri" w:eastAsia="Times New Roman" w:hAnsi="Calibri" w:cs="Times New Roman"/>
                  <w:color w:val="000000"/>
                </w:rPr>
                <w:delText>0.277778</w:delText>
              </w:r>
            </w:del>
          </w:p>
        </w:tc>
        <w:tc>
          <w:tcPr>
            <w:tcW w:w="1417" w:type="dxa"/>
            <w:tcBorders>
              <w:top w:val="nil"/>
              <w:left w:val="nil"/>
              <w:bottom w:val="single" w:sz="4" w:space="0" w:color="auto"/>
              <w:right w:val="single" w:sz="4" w:space="0" w:color="auto"/>
            </w:tcBorders>
            <w:shd w:val="clear" w:color="auto" w:fill="auto"/>
            <w:noWrap/>
            <w:vAlign w:val="bottom"/>
            <w:hideMark/>
            <w:tcPrChange w:id="83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DB8F16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54</w:t>
            </w:r>
          </w:p>
        </w:tc>
      </w:tr>
      <w:tr w:rsidR="00690711" w:rsidRPr="002835B9" w14:paraId="481623B0" w14:textId="77777777" w:rsidTr="00B846D6">
        <w:tblPrEx>
          <w:tblPrExChange w:id="840" w:author="Leung, Jone" w:date="2016-07-03T18:57:00Z">
            <w:tblPrEx>
              <w:tblW w:w="8680" w:type="dxa"/>
            </w:tblPrEx>
          </w:tblPrExChange>
        </w:tblPrEx>
        <w:trPr>
          <w:trHeight w:val="290"/>
          <w:trPrChange w:id="841"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42"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72D31A9" w14:textId="7605A252" w:rsidR="00690711" w:rsidRPr="002835B9" w:rsidRDefault="00690711" w:rsidP="00690711">
            <w:pPr>
              <w:spacing w:after="0" w:line="240" w:lineRule="auto"/>
              <w:rPr>
                <w:rFonts w:ascii="Calibri" w:eastAsia="Times New Roman" w:hAnsi="Calibri" w:cs="Times New Roman"/>
                <w:color w:val="000000"/>
              </w:rPr>
            </w:pPr>
            <w:ins w:id="843" w:author="Kane Wu" w:date="2016-07-03T12:46:00Z">
              <w:r>
                <w:rPr>
                  <w:rFonts w:ascii="Calibri" w:hAnsi="Calibri"/>
                  <w:color w:val="000000"/>
                </w:rPr>
                <w:lastRenderedPageBreak/>
                <w:t>EH12</w:t>
              </w:r>
            </w:ins>
            <w:del w:id="844" w:author="Kane Wu" w:date="2016-07-03T12:46:00Z">
              <w:r w:rsidRPr="002835B9" w:rsidDel="005D05A5">
                <w:rPr>
                  <w:rFonts w:ascii="Calibri" w:eastAsia="Times New Roman" w:hAnsi="Calibri" w:cs="Times New Roman"/>
                  <w:color w:val="000000"/>
                </w:rPr>
                <w:delText>EH12</w:delText>
              </w:r>
            </w:del>
          </w:p>
        </w:tc>
        <w:tc>
          <w:tcPr>
            <w:tcW w:w="1778" w:type="dxa"/>
            <w:tcBorders>
              <w:top w:val="nil"/>
              <w:left w:val="nil"/>
              <w:bottom w:val="single" w:sz="4" w:space="0" w:color="auto"/>
              <w:right w:val="single" w:sz="4" w:space="0" w:color="auto"/>
            </w:tcBorders>
            <w:shd w:val="clear" w:color="auto" w:fill="auto"/>
            <w:noWrap/>
            <w:vAlign w:val="center"/>
            <w:hideMark/>
            <w:tcPrChange w:id="845"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BD6F4AF" w14:textId="61BDC15E" w:rsidR="00690711" w:rsidRPr="002835B9" w:rsidRDefault="00690711" w:rsidP="00690711">
            <w:pPr>
              <w:spacing w:after="0" w:line="240" w:lineRule="auto"/>
              <w:jc w:val="right"/>
              <w:rPr>
                <w:rFonts w:ascii="Calibri" w:eastAsia="Times New Roman" w:hAnsi="Calibri" w:cs="Times New Roman"/>
                <w:color w:val="000000"/>
              </w:rPr>
            </w:pPr>
            <w:ins w:id="846" w:author="Kane Wu" w:date="2016-07-03T12:46:00Z">
              <w:r>
                <w:rPr>
                  <w:rFonts w:ascii="Calibri" w:hAnsi="Calibri"/>
                  <w:color w:val="000000"/>
                </w:rPr>
                <w:t>1158.7</w:t>
              </w:r>
            </w:ins>
            <w:del w:id="847" w:author="Kane Wu" w:date="2016-07-03T12:46:00Z">
              <w:r w:rsidRPr="002835B9" w:rsidDel="005D05A5">
                <w:rPr>
                  <w:rFonts w:ascii="Calibri" w:eastAsia="Times New Roman" w:hAnsi="Calibri" w:cs="Times New Roman"/>
                  <w:color w:val="000000"/>
                </w:rPr>
                <w:delText>1158.666667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848"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0075EB0B" w14:textId="4BE00A30" w:rsidR="00690711" w:rsidRPr="002835B9" w:rsidRDefault="00690711" w:rsidP="00690711">
            <w:pPr>
              <w:spacing w:after="0" w:line="240" w:lineRule="auto"/>
              <w:jc w:val="right"/>
              <w:rPr>
                <w:rFonts w:ascii="Calibri" w:eastAsia="Times New Roman" w:hAnsi="Calibri" w:cs="Times New Roman"/>
                <w:color w:val="000000"/>
              </w:rPr>
            </w:pPr>
            <w:ins w:id="849" w:author="Kane Wu" w:date="2016-07-03T12:46:00Z">
              <w:r>
                <w:rPr>
                  <w:rFonts w:ascii="Calibri" w:hAnsi="Calibri"/>
                  <w:color w:val="000000"/>
                </w:rPr>
                <w:t>2265.2</w:t>
              </w:r>
            </w:ins>
            <w:del w:id="850" w:author="Kane Wu" w:date="2016-07-03T12:46:00Z">
              <w:r w:rsidRPr="002835B9" w:rsidDel="005D05A5">
                <w:rPr>
                  <w:rFonts w:ascii="Calibri" w:eastAsia="Times New Roman" w:hAnsi="Calibri" w:cs="Times New Roman"/>
                  <w:color w:val="000000"/>
                </w:rPr>
                <w:delText>2265.230769</w:delText>
              </w:r>
            </w:del>
          </w:p>
        </w:tc>
        <w:tc>
          <w:tcPr>
            <w:tcW w:w="1876" w:type="dxa"/>
            <w:tcBorders>
              <w:top w:val="nil"/>
              <w:left w:val="nil"/>
              <w:bottom w:val="single" w:sz="4" w:space="0" w:color="auto"/>
              <w:right w:val="single" w:sz="4" w:space="0" w:color="auto"/>
            </w:tcBorders>
            <w:shd w:val="clear" w:color="auto" w:fill="auto"/>
            <w:noWrap/>
            <w:vAlign w:val="center"/>
            <w:hideMark/>
            <w:tcPrChange w:id="851"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6C6B613" w14:textId="5CEC1BB6" w:rsidR="00690711" w:rsidRPr="002835B9" w:rsidRDefault="00690711" w:rsidP="00690711">
            <w:pPr>
              <w:spacing w:after="0" w:line="240" w:lineRule="auto"/>
              <w:jc w:val="right"/>
              <w:rPr>
                <w:rFonts w:ascii="Calibri" w:eastAsia="Times New Roman" w:hAnsi="Calibri" w:cs="Times New Roman"/>
                <w:color w:val="000000"/>
              </w:rPr>
            </w:pPr>
            <w:ins w:id="852" w:author="Kane Wu" w:date="2016-07-03T12:46:00Z">
              <w:r>
                <w:rPr>
                  <w:rFonts w:ascii="Calibri" w:hAnsi="Calibri"/>
                  <w:color w:val="000000"/>
                </w:rPr>
                <w:t>10028.7</w:t>
              </w:r>
            </w:ins>
            <w:del w:id="853" w:author="Kane Wu" w:date="2016-07-03T12:46:00Z">
              <w:r w:rsidRPr="002835B9" w:rsidDel="005D05A5">
                <w:rPr>
                  <w:rFonts w:ascii="Calibri" w:eastAsia="Times New Roman" w:hAnsi="Calibri" w:cs="Times New Roman"/>
                  <w:color w:val="000000"/>
                </w:rPr>
                <w:delText>10028.74359</w:delText>
              </w:r>
            </w:del>
          </w:p>
        </w:tc>
        <w:tc>
          <w:tcPr>
            <w:tcW w:w="1367" w:type="dxa"/>
            <w:tcBorders>
              <w:top w:val="nil"/>
              <w:left w:val="nil"/>
              <w:bottom w:val="single" w:sz="4" w:space="0" w:color="auto"/>
              <w:right w:val="single" w:sz="4" w:space="0" w:color="auto"/>
            </w:tcBorders>
            <w:shd w:val="clear" w:color="auto" w:fill="auto"/>
            <w:noWrap/>
            <w:vAlign w:val="center"/>
            <w:hideMark/>
            <w:tcPrChange w:id="854"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5043CFC5" w14:textId="5A106342" w:rsidR="00690711" w:rsidRPr="002835B9" w:rsidRDefault="00690711" w:rsidP="00690711">
            <w:pPr>
              <w:spacing w:after="0" w:line="240" w:lineRule="auto"/>
              <w:jc w:val="right"/>
              <w:rPr>
                <w:rFonts w:ascii="Calibri" w:eastAsia="Times New Roman" w:hAnsi="Calibri" w:cs="Times New Roman"/>
                <w:color w:val="000000"/>
              </w:rPr>
            </w:pPr>
            <w:ins w:id="855" w:author="Kane Wu" w:date="2016-07-03T12:46:00Z">
              <w:r>
                <w:rPr>
                  <w:rFonts w:ascii="Calibri" w:hAnsi="Calibri"/>
                  <w:color w:val="000000"/>
                </w:rPr>
                <w:t>1.103</w:t>
              </w:r>
            </w:ins>
            <w:del w:id="856" w:author="Kane Wu" w:date="2016-07-03T12:46:00Z">
              <w:r w:rsidRPr="002835B9" w:rsidDel="005D05A5">
                <w:rPr>
                  <w:rFonts w:ascii="Calibri" w:eastAsia="Times New Roman" w:hAnsi="Calibri" w:cs="Times New Roman"/>
                  <w:color w:val="000000"/>
                </w:rPr>
                <w:delText>1.102564</w:delText>
              </w:r>
            </w:del>
          </w:p>
        </w:tc>
        <w:tc>
          <w:tcPr>
            <w:tcW w:w="1417" w:type="dxa"/>
            <w:tcBorders>
              <w:top w:val="nil"/>
              <w:left w:val="nil"/>
              <w:bottom w:val="single" w:sz="4" w:space="0" w:color="auto"/>
              <w:right w:val="single" w:sz="4" w:space="0" w:color="auto"/>
            </w:tcBorders>
            <w:shd w:val="clear" w:color="auto" w:fill="auto"/>
            <w:noWrap/>
            <w:vAlign w:val="bottom"/>
            <w:hideMark/>
            <w:tcPrChange w:id="857"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48687D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39</w:t>
            </w:r>
          </w:p>
        </w:tc>
      </w:tr>
      <w:tr w:rsidR="00690711" w:rsidRPr="002835B9" w14:paraId="35320656" w14:textId="77777777" w:rsidTr="00B846D6">
        <w:tblPrEx>
          <w:tblPrExChange w:id="858" w:author="Leung, Jone" w:date="2016-07-03T18:57:00Z">
            <w:tblPrEx>
              <w:tblW w:w="8680" w:type="dxa"/>
            </w:tblPrEx>
          </w:tblPrExChange>
        </w:tblPrEx>
        <w:trPr>
          <w:trHeight w:val="290"/>
          <w:trPrChange w:id="859"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60"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463F5F3" w14:textId="00ADB960" w:rsidR="00690711" w:rsidRPr="002835B9" w:rsidRDefault="00690711" w:rsidP="00690711">
            <w:pPr>
              <w:spacing w:after="0" w:line="240" w:lineRule="auto"/>
              <w:rPr>
                <w:rFonts w:ascii="Calibri" w:eastAsia="Times New Roman" w:hAnsi="Calibri" w:cs="Times New Roman"/>
                <w:color w:val="000000"/>
              </w:rPr>
            </w:pPr>
            <w:ins w:id="861" w:author="Kane Wu" w:date="2016-07-03T12:46:00Z">
              <w:r>
                <w:rPr>
                  <w:rFonts w:ascii="Calibri" w:hAnsi="Calibri"/>
                  <w:color w:val="000000"/>
                </w:rPr>
                <w:t>EH13</w:t>
              </w:r>
            </w:ins>
            <w:del w:id="862" w:author="Kane Wu" w:date="2016-07-03T12:46:00Z">
              <w:r w:rsidRPr="002835B9" w:rsidDel="005D05A5">
                <w:rPr>
                  <w:rFonts w:ascii="Calibri" w:eastAsia="Times New Roman" w:hAnsi="Calibri" w:cs="Times New Roman"/>
                  <w:color w:val="000000"/>
                </w:rPr>
                <w:delText>EH13</w:delText>
              </w:r>
            </w:del>
          </w:p>
        </w:tc>
        <w:tc>
          <w:tcPr>
            <w:tcW w:w="1778" w:type="dxa"/>
            <w:tcBorders>
              <w:top w:val="nil"/>
              <w:left w:val="nil"/>
              <w:bottom w:val="single" w:sz="4" w:space="0" w:color="auto"/>
              <w:right w:val="single" w:sz="4" w:space="0" w:color="auto"/>
            </w:tcBorders>
            <w:shd w:val="clear" w:color="auto" w:fill="auto"/>
            <w:noWrap/>
            <w:vAlign w:val="center"/>
            <w:hideMark/>
            <w:tcPrChange w:id="863"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59DF2B0A" w14:textId="4B2D81FD" w:rsidR="00690711" w:rsidRPr="002835B9" w:rsidRDefault="00690711" w:rsidP="00690711">
            <w:pPr>
              <w:spacing w:after="0" w:line="240" w:lineRule="auto"/>
              <w:jc w:val="right"/>
              <w:rPr>
                <w:rFonts w:ascii="Calibri" w:eastAsia="Times New Roman" w:hAnsi="Calibri" w:cs="Times New Roman"/>
                <w:color w:val="000000"/>
              </w:rPr>
            </w:pPr>
            <w:ins w:id="864" w:author="Kane Wu" w:date="2016-07-03T12:46:00Z">
              <w:r>
                <w:rPr>
                  <w:rFonts w:ascii="Calibri" w:hAnsi="Calibri"/>
                  <w:color w:val="000000"/>
                </w:rPr>
                <w:t>6059.5</w:t>
              </w:r>
            </w:ins>
            <w:del w:id="865" w:author="Kane Wu" w:date="2016-07-03T12:46:00Z">
              <w:r w:rsidRPr="002835B9" w:rsidDel="005D05A5">
                <w:rPr>
                  <w:rFonts w:ascii="Calibri" w:eastAsia="Times New Roman" w:hAnsi="Calibri" w:cs="Times New Roman"/>
                  <w:color w:val="000000"/>
                </w:rPr>
                <w:delText>6059.5</w:delText>
              </w:r>
            </w:del>
          </w:p>
        </w:tc>
        <w:tc>
          <w:tcPr>
            <w:tcW w:w="1876" w:type="dxa"/>
            <w:tcBorders>
              <w:top w:val="nil"/>
              <w:left w:val="nil"/>
              <w:bottom w:val="single" w:sz="4" w:space="0" w:color="auto"/>
              <w:right w:val="single" w:sz="4" w:space="0" w:color="auto"/>
            </w:tcBorders>
            <w:shd w:val="clear" w:color="auto" w:fill="auto"/>
            <w:noWrap/>
            <w:vAlign w:val="center"/>
            <w:hideMark/>
            <w:tcPrChange w:id="866"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1830E93" w14:textId="6290D263" w:rsidR="00690711" w:rsidRPr="002835B9" w:rsidRDefault="00690711" w:rsidP="00690711">
            <w:pPr>
              <w:spacing w:after="0" w:line="240" w:lineRule="auto"/>
              <w:jc w:val="right"/>
              <w:rPr>
                <w:rFonts w:ascii="Calibri" w:eastAsia="Times New Roman" w:hAnsi="Calibri" w:cs="Times New Roman"/>
                <w:color w:val="000000"/>
              </w:rPr>
            </w:pPr>
            <w:ins w:id="867" w:author="Kane Wu" w:date="2016-07-03T12:46:00Z">
              <w:r>
                <w:rPr>
                  <w:rFonts w:ascii="Calibri" w:hAnsi="Calibri"/>
                  <w:color w:val="000000"/>
                </w:rPr>
                <w:t>12448.8</w:t>
              </w:r>
            </w:ins>
            <w:del w:id="868" w:author="Kane Wu" w:date="2016-07-03T12:46:00Z">
              <w:r w:rsidRPr="002835B9" w:rsidDel="005D05A5">
                <w:rPr>
                  <w:rFonts w:ascii="Calibri" w:eastAsia="Times New Roman" w:hAnsi="Calibri" w:cs="Times New Roman"/>
                  <w:color w:val="000000"/>
                </w:rPr>
                <w:delText>12448.75</w:delText>
              </w:r>
            </w:del>
          </w:p>
        </w:tc>
        <w:tc>
          <w:tcPr>
            <w:tcW w:w="1876" w:type="dxa"/>
            <w:tcBorders>
              <w:top w:val="nil"/>
              <w:left w:val="nil"/>
              <w:bottom w:val="single" w:sz="4" w:space="0" w:color="auto"/>
              <w:right w:val="single" w:sz="4" w:space="0" w:color="auto"/>
            </w:tcBorders>
            <w:shd w:val="clear" w:color="auto" w:fill="auto"/>
            <w:noWrap/>
            <w:vAlign w:val="center"/>
            <w:hideMark/>
            <w:tcPrChange w:id="869"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BD30579" w14:textId="0DD91B2A" w:rsidR="00690711" w:rsidRPr="002835B9" w:rsidRDefault="00690711" w:rsidP="00690711">
            <w:pPr>
              <w:spacing w:after="0" w:line="240" w:lineRule="auto"/>
              <w:jc w:val="right"/>
              <w:rPr>
                <w:rFonts w:ascii="Calibri" w:eastAsia="Times New Roman" w:hAnsi="Calibri" w:cs="Times New Roman"/>
                <w:color w:val="000000"/>
              </w:rPr>
            </w:pPr>
            <w:ins w:id="870" w:author="Kane Wu" w:date="2016-07-03T12:46:00Z">
              <w:r>
                <w:rPr>
                  <w:rFonts w:ascii="Calibri" w:hAnsi="Calibri"/>
                  <w:color w:val="000000"/>
                </w:rPr>
                <w:t>58974.5</w:t>
              </w:r>
            </w:ins>
            <w:del w:id="871" w:author="Kane Wu" w:date="2016-07-03T12:46:00Z">
              <w:r w:rsidRPr="002835B9" w:rsidDel="005D05A5">
                <w:rPr>
                  <w:rFonts w:ascii="Calibri" w:eastAsia="Times New Roman" w:hAnsi="Calibri" w:cs="Times New Roman"/>
                  <w:color w:val="000000"/>
                </w:rPr>
                <w:delText>58974.5</w:delText>
              </w:r>
            </w:del>
          </w:p>
        </w:tc>
        <w:tc>
          <w:tcPr>
            <w:tcW w:w="1367" w:type="dxa"/>
            <w:tcBorders>
              <w:top w:val="nil"/>
              <w:left w:val="nil"/>
              <w:bottom w:val="single" w:sz="4" w:space="0" w:color="auto"/>
              <w:right w:val="single" w:sz="4" w:space="0" w:color="auto"/>
            </w:tcBorders>
            <w:shd w:val="clear" w:color="auto" w:fill="auto"/>
            <w:noWrap/>
            <w:vAlign w:val="center"/>
            <w:hideMark/>
            <w:tcPrChange w:id="872"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6985FE9F" w14:textId="126D1CD9" w:rsidR="00690711" w:rsidRPr="002835B9" w:rsidRDefault="00690711" w:rsidP="00690711">
            <w:pPr>
              <w:spacing w:after="0" w:line="240" w:lineRule="auto"/>
              <w:jc w:val="right"/>
              <w:rPr>
                <w:rFonts w:ascii="Calibri" w:eastAsia="Times New Roman" w:hAnsi="Calibri" w:cs="Times New Roman"/>
                <w:color w:val="000000"/>
              </w:rPr>
            </w:pPr>
            <w:ins w:id="873" w:author="Kane Wu" w:date="2016-07-03T12:46:00Z">
              <w:r>
                <w:rPr>
                  <w:rFonts w:ascii="Calibri" w:hAnsi="Calibri"/>
                  <w:color w:val="000000"/>
                </w:rPr>
                <w:t>0.250</w:t>
              </w:r>
            </w:ins>
            <w:del w:id="874" w:author="Kane Wu" w:date="2016-07-03T12:46:00Z">
              <w:r w:rsidRPr="002835B9" w:rsidDel="005D05A5">
                <w:rPr>
                  <w:rFonts w:ascii="Calibri" w:eastAsia="Times New Roman" w:hAnsi="Calibri" w:cs="Times New Roman"/>
                  <w:color w:val="000000"/>
                </w:rPr>
                <w:delText>0.25</w:delText>
              </w:r>
            </w:del>
          </w:p>
        </w:tc>
        <w:tc>
          <w:tcPr>
            <w:tcW w:w="1417" w:type="dxa"/>
            <w:tcBorders>
              <w:top w:val="nil"/>
              <w:left w:val="nil"/>
              <w:bottom w:val="single" w:sz="4" w:space="0" w:color="auto"/>
              <w:right w:val="single" w:sz="4" w:space="0" w:color="auto"/>
            </w:tcBorders>
            <w:shd w:val="clear" w:color="auto" w:fill="auto"/>
            <w:noWrap/>
            <w:vAlign w:val="bottom"/>
            <w:hideMark/>
            <w:tcPrChange w:id="875"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48609C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w:t>
            </w:r>
          </w:p>
        </w:tc>
      </w:tr>
      <w:tr w:rsidR="00690711" w:rsidRPr="002835B9" w14:paraId="2112ECA3" w14:textId="77777777" w:rsidTr="00B846D6">
        <w:tblPrEx>
          <w:tblPrExChange w:id="876" w:author="Leung, Jone" w:date="2016-07-03T18:57:00Z">
            <w:tblPrEx>
              <w:tblW w:w="8680" w:type="dxa"/>
            </w:tblPrEx>
          </w:tblPrExChange>
        </w:tblPrEx>
        <w:trPr>
          <w:trHeight w:val="290"/>
          <w:trPrChange w:id="877"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78"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B29F26C" w14:textId="1BD6693C" w:rsidR="00690711" w:rsidRPr="002835B9" w:rsidRDefault="00690711" w:rsidP="00690711">
            <w:pPr>
              <w:spacing w:after="0" w:line="240" w:lineRule="auto"/>
              <w:rPr>
                <w:rFonts w:ascii="Calibri" w:eastAsia="Times New Roman" w:hAnsi="Calibri" w:cs="Times New Roman"/>
                <w:color w:val="000000"/>
              </w:rPr>
            </w:pPr>
            <w:ins w:id="879" w:author="Kane Wu" w:date="2016-07-03T12:46:00Z">
              <w:r>
                <w:rPr>
                  <w:rFonts w:ascii="Calibri" w:hAnsi="Calibri"/>
                  <w:color w:val="000000"/>
                </w:rPr>
                <w:t>EH14</w:t>
              </w:r>
            </w:ins>
            <w:del w:id="880" w:author="Kane Wu" w:date="2016-07-03T12:46:00Z">
              <w:r w:rsidRPr="002835B9" w:rsidDel="005D05A5">
                <w:rPr>
                  <w:rFonts w:ascii="Calibri" w:eastAsia="Times New Roman" w:hAnsi="Calibri" w:cs="Times New Roman"/>
                  <w:color w:val="000000"/>
                </w:rPr>
                <w:delText>EH14</w:delText>
              </w:r>
            </w:del>
          </w:p>
        </w:tc>
        <w:tc>
          <w:tcPr>
            <w:tcW w:w="1778" w:type="dxa"/>
            <w:tcBorders>
              <w:top w:val="nil"/>
              <w:left w:val="nil"/>
              <w:bottom w:val="single" w:sz="4" w:space="0" w:color="auto"/>
              <w:right w:val="single" w:sz="4" w:space="0" w:color="auto"/>
            </w:tcBorders>
            <w:shd w:val="clear" w:color="auto" w:fill="auto"/>
            <w:noWrap/>
            <w:vAlign w:val="center"/>
            <w:hideMark/>
            <w:tcPrChange w:id="881"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34609A0" w14:textId="28A606E5" w:rsidR="00690711" w:rsidRPr="002835B9" w:rsidRDefault="00690711" w:rsidP="00690711">
            <w:pPr>
              <w:spacing w:after="0" w:line="240" w:lineRule="auto"/>
              <w:jc w:val="right"/>
              <w:rPr>
                <w:rFonts w:ascii="Calibri" w:eastAsia="Times New Roman" w:hAnsi="Calibri" w:cs="Times New Roman"/>
                <w:color w:val="000000"/>
              </w:rPr>
            </w:pPr>
            <w:ins w:id="882" w:author="Kane Wu" w:date="2016-07-03T12:46:00Z">
              <w:r>
                <w:rPr>
                  <w:rFonts w:ascii="Calibri" w:hAnsi="Calibri"/>
                  <w:color w:val="000000"/>
                </w:rPr>
                <w:t>3952.5</w:t>
              </w:r>
            </w:ins>
            <w:del w:id="883" w:author="Kane Wu" w:date="2016-07-03T12:46:00Z">
              <w:r w:rsidRPr="002835B9" w:rsidDel="005D05A5">
                <w:rPr>
                  <w:rFonts w:ascii="Calibri" w:eastAsia="Times New Roman" w:hAnsi="Calibri" w:cs="Times New Roman"/>
                  <w:color w:val="000000"/>
                </w:rPr>
                <w:delText>3952.5</w:delText>
              </w:r>
            </w:del>
          </w:p>
        </w:tc>
        <w:tc>
          <w:tcPr>
            <w:tcW w:w="1876" w:type="dxa"/>
            <w:tcBorders>
              <w:top w:val="nil"/>
              <w:left w:val="nil"/>
              <w:bottom w:val="single" w:sz="4" w:space="0" w:color="auto"/>
              <w:right w:val="single" w:sz="4" w:space="0" w:color="auto"/>
            </w:tcBorders>
            <w:shd w:val="clear" w:color="auto" w:fill="auto"/>
            <w:noWrap/>
            <w:vAlign w:val="center"/>
            <w:hideMark/>
            <w:tcPrChange w:id="884"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0EC2AA5" w14:textId="716424B3" w:rsidR="00690711" w:rsidRPr="002835B9" w:rsidRDefault="00690711" w:rsidP="00690711">
            <w:pPr>
              <w:spacing w:after="0" w:line="240" w:lineRule="auto"/>
              <w:jc w:val="right"/>
              <w:rPr>
                <w:rFonts w:ascii="Calibri" w:eastAsia="Times New Roman" w:hAnsi="Calibri" w:cs="Times New Roman"/>
                <w:color w:val="000000"/>
              </w:rPr>
            </w:pPr>
            <w:ins w:id="885" w:author="Kane Wu" w:date="2016-07-03T12:46:00Z">
              <w:r>
                <w:rPr>
                  <w:rFonts w:ascii="Calibri" w:hAnsi="Calibri"/>
                  <w:color w:val="000000"/>
                </w:rPr>
                <w:t>7143.5</w:t>
              </w:r>
            </w:ins>
            <w:del w:id="886" w:author="Kane Wu" w:date="2016-07-03T12:46:00Z">
              <w:r w:rsidRPr="002835B9" w:rsidDel="005D05A5">
                <w:rPr>
                  <w:rFonts w:ascii="Calibri" w:eastAsia="Times New Roman" w:hAnsi="Calibri" w:cs="Times New Roman"/>
                  <w:color w:val="000000"/>
                </w:rPr>
                <w:delText>7143.5</w:delText>
              </w:r>
            </w:del>
          </w:p>
        </w:tc>
        <w:tc>
          <w:tcPr>
            <w:tcW w:w="1876" w:type="dxa"/>
            <w:tcBorders>
              <w:top w:val="nil"/>
              <w:left w:val="nil"/>
              <w:bottom w:val="single" w:sz="4" w:space="0" w:color="auto"/>
              <w:right w:val="single" w:sz="4" w:space="0" w:color="auto"/>
            </w:tcBorders>
            <w:shd w:val="clear" w:color="auto" w:fill="auto"/>
            <w:noWrap/>
            <w:vAlign w:val="center"/>
            <w:hideMark/>
            <w:tcPrChange w:id="887"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5F2CEEF4" w14:textId="2FA14765" w:rsidR="00690711" w:rsidRPr="002835B9" w:rsidRDefault="00690711" w:rsidP="00690711">
            <w:pPr>
              <w:spacing w:after="0" w:line="240" w:lineRule="auto"/>
              <w:jc w:val="right"/>
              <w:rPr>
                <w:rFonts w:ascii="Calibri" w:eastAsia="Times New Roman" w:hAnsi="Calibri" w:cs="Times New Roman"/>
                <w:color w:val="000000"/>
              </w:rPr>
            </w:pPr>
            <w:ins w:id="888" w:author="Kane Wu" w:date="2016-07-03T12:46:00Z">
              <w:r>
                <w:rPr>
                  <w:rFonts w:ascii="Calibri" w:hAnsi="Calibri"/>
                  <w:color w:val="000000"/>
                </w:rPr>
                <w:t>31195.5</w:t>
              </w:r>
            </w:ins>
            <w:del w:id="889" w:author="Kane Wu" w:date="2016-07-03T12:46:00Z">
              <w:r w:rsidRPr="002835B9" w:rsidDel="005D05A5">
                <w:rPr>
                  <w:rFonts w:ascii="Calibri" w:eastAsia="Times New Roman" w:hAnsi="Calibri" w:cs="Times New Roman"/>
                  <w:color w:val="000000"/>
                </w:rPr>
                <w:delText>31195.5</w:delText>
              </w:r>
            </w:del>
          </w:p>
        </w:tc>
        <w:tc>
          <w:tcPr>
            <w:tcW w:w="1367" w:type="dxa"/>
            <w:tcBorders>
              <w:top w:val="nil"/>
              <w:left w:val="nil"/>
              <w:bottom w:val="single" w:sz="4" w:space="0" w:color="auto"/>
              <w:right w:val="single" w:sz="4" w:space="0" w:color="auto"/>
            </w:tcBorders>
            <w:shd w:val="clear" w:color="auto" w:fill="auto"/>
            <w:noWrap/>
            <w:vAlign w:val="center"/>
            <w:hideMark/>
            <w:tcPrChange w:id="890"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59D7FFE0" w14:textId="0A13315A" w:rsidR="00690711" w:rsidRPr="002835B9" w:rsidRDefault="00690711" w:rsidP="00690711">
            <w:pPr>
              <w:spacing w:after="0" w:line="240" w:lineRule="auto"/>
              <w:jc w:val="right"/>
              <w:rPr>
                <w:rFonts w:ascii="Calibri" w:eastAsia="Times New Roman" w:hAnsi="Calibri" w:cs="Times New Roman"/>
                <w:color w:val="000000"/>
              </w:rPr>
            </w:pPr>
            <w:ins w:id="891" w:author="Kane Wu" w:date="2016-07-03T12:46:00Z">
              <w:r>
                <w:rPr>
                  <w:rFonts w:ascii="Calibri" w:hAnsi="Calibri"/>
                  <w:color w:val="000000"/>
                </w:rPr>
                <w:t>0.500</w:t>
              </w:r>
            </w:ins>
            <w:del w:id="892" w:author="Kane Wu" w:date="2016-07-03T12:46:00Z">
              <w:r w:rsidRPr="002835B9" w:rsidDel="005D05A5">
                <w:rPr>
                  <w:rFonts w:ascii="Calibri" w:eastAsia="Times New Roman" w:hAnsi="Calibri" w:cs="Times New Roman"/>
                  <w:color w:val="000000"/>
                </w:rPr>
                <w:delText>0.5</w:delText>
              </w:r>
            </w:del>
          </w:p>
        </w:tc>
        <w:tc>
          <w:tcPr>
            <w:tcW w:w="1417" w:type="dxa"/>
            <w:tcBorders>
              <w:top w:val="nil"/>
              <w:left w:val="nil"/>
              <w:bottom w:val="single" w:sz="4" w:space="0" w:color="auto"/>
              <w:right w:val="single" w:sz="4" w:space="0" w:color="auto"/>
            </w:tcBorders>
            <w:shd w:val="clear" w:color="auto" w:fill="auto"/>
            <w:noWrap/>
            <w:vAlign w:val="bottom"/>
            <w:hideMark/>
            <w:tcPrChange w:id="893"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E800A2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w:t>
            </w:r>
          </w:p>
        </w:tc>
      </w:tr>
      <w:tr w:rsidR="00690711" w:rsidRPr="002835B9" w14:paraId="1ACB4F2E" w14:textId="77777777" w:rsidTr="00B846D6">
        <w:tblPrEx>
          <w:tblPrExChange w:id="894" w:author="Leung, Jone" w:date="2016-07-03T18:57:00Z">
            <w:tblPrEx>
              <w:tblW w:w="8680" w:type="dxa"/>
            </w:tblPrEx>
          </w:tblPrExChange>
        </w:tblPrEx>
        <w:trPr>
          <w:trHeight w:val="290"/>
          <w:trPrChange w:id="895"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896"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E0CFAF6" w14:textId="79ECB30A" w:rsidR="00690711" w:rsidRPr="002835B9" w:rsidRDefault="00690711" w:rsidP="00690711">
            <w:pPr>
              <w:spacing w:after="0" w:line="240" w:lineRule="auto"/>
              <w:rPr>
                <w:rFonts w:ascii="Calibri" w:eastAsia="Times New Roman" w:hAnsi="Calibri" w:cs="Times New Roman"/>
                <w:color w:val="000000"/>
              </w:rPr>
            </w:pPr>
            <w:ins w:id="897" w:author="Kane Wu" w:date="2016-07-03T12:46:00Z">
              <w:r>
                <w:rPr>
                  <w:rFonts w:ascii="Calibri" w:hAnsi="Calibri"/>
                  <w:color w:val="000000"/>
                </w:rPr>
                <w:t>EH15</w:t>
              </w:r>
            </w:ins>
            <w:del w:id="898" w:author="Kane Wu" w:date="2016-07-03T12:46:00Z">
              <w:r w:rsidRPr="002835B9" w:rsidDel="005D05A5">
                <w:rPr>
                  <w:rFonts w:ascii="Calibri" w:eastAsia="Times New Roman" w:hAnsi="Calibri" w:cs="Times New Roman"/>
                  <w:color w:val="000000"/>
                </w:rPr>
                <w:delText>EH15</w:delText>
              </w:r>
            </w:del>
          </w:p>
        </w:tc>
        <w:tc>
          <w:tcPr>
            <w:tcW w:w="1778" w:type="dxa"/>
            <w:tcBorders>
              <w:top w:val="nil"/>
              <w:left w:val="nil"/>
              <w:bottom w:val="single" w:sz="4" w:space="0" w:color="auto"/>
              <w:right w:val="single" w:sz="4" w:space="0" w:color="auto"/>
            </w:tcBorders>
            <w:shd w:val="clear" w:color="auto" w:fill="auto"/>
            <w:noWrap/>
            <w:vAlign w:val="center"/>
            <w:hideMark/>
            <w:tcPrChange w:id="899"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3048FBB" w14:textId="20139D01" w:rsidR="00690711" w:rsidRPr="002835B9" w:rsidRDefault="00690711" w:rsidP="00690711">
            <w:pPr>
              <w:spacing w:after="0" w:line="240" w:lineRule="auto"/>
              <w:jc w:val="right"/>
              <w:rPr>
                <w:rFonts w:ascii="Calibri" w:eastAsia="Times New Roman" w:hAnsi="Calibri" w:cs="Times New Roman"/>
                <w:color w:val="000000"/>
              </w:rPr>
            </w:pPr>
            <w:ins w:id="900" w:author="Kane Wu" w:date="2016-07-03T12:46:00Z">
              <w:r>
                <w:rPr>
                  <w:rFonts w:ascii="Calibri" w:hAnsi="Calibri"/>
                  <w:color w:val="000000"/>
                </w:rPr>
                <w:t>1335.8</w:t>
              </w:r>
            </w:ins>
            <w:del w:id="901" w:author="Kane Wu" w:date="2016-07-03T12:46:00Z">
              <w:r w:rsidRPr="002835B9" w:rsidDel="005D05A5">
                <w:rPr>
                  <w:rFonts w:ascii="Calibri" w:eastAsia="Times New Roman" w:hAnsi="Calibri" w:cs="Times New Roman"/>
                  <w:color w:val="000000"/>
                </w:rPr>
                <w:delText>1335.789474</w:delText>
              </w:r>
            </w:del>
          </w:p>
        </w:tc>
        <w:tc>
          <w:tcPr>
            <w:tcW w:w="1876" w:type="dxa"/>
            <w:tcBorders>
              <w:top w:val="nil"/>
              <w:left w:val="nil"/>
              <w:bottom w:val="single" w:sz="4" w:space="0" w:color="auto"/>
              <w:right w:val="single" w:sz="4" w:space="0" w:color="auto"/>
            </w:tcBorders>
            <w:shd w:val="clear" w:color="auto" w:fill="auto"/>
            <w:noWrap/>
            <w:vAlign w:val="center"/>
            <w:hideMark/>
            <w:tcPrChange w:id="902"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10A9CD3" w14:textId="25ECB1CE" w:rsidR="00690711" w:rsidRPr="002835B9" w:rsidRDefault="00690711" w:rsidP="00690711">
            <w:pPr>
              <w:spacing w:after="0" w:line="240" w:lineRule="auto"/>
              <w:jc w:val="right"/>
              <w:rPr>
                <w:rFonts w:ascii="Calibri" w:eastAsia="Times New Roman" w:hAnsi="Calibri" w:cs="Times New Roman"/>
                <w:color w:val="000000"/>
              </w:rPr>
            </w:pPr>
            <w:ins w:id="903" w:author="Kane Wu" w:date="2016-07-03T12:46:00Z">
              <w:r>
                <w:rPr>
                  <w:rFonts w:ascii="Calibri" w:hAnsi="Calibri"/>
                  <w:color w:val="000000"/>
                </w:rPr>
                <w:t>1735.5</w:t>
              </w:r>
            </w:ins>
            <w:del w:id="904" w:author="Kane Wu" w:date="2016-07-03T12:46:00Z">
              <w:r w:rsidRPr="002835B9" w:rsidDel="005D05A5">
                <w:rPr>
                  <w:rFonts w:ascii="Calibri" w:eastAsia="Times New Roman" w:hAnsi="Calibri" w:cs="Times New Roman"/>
                  <w:color w:val="000000"/>
                </w:rPr>
                <w:delText>1735.526316</w:delText>
              </w:r>
            </w:del>
          </w:p>
        </w:tc>
        <w:tc>
          <w:tcPr>
            <w:tcW w:w="1876" w:type="dxa"/>
            <w:tcBorders>
              <w:top w:val="nil"/>
              <w:left w:val="nil"/>
              <w:bottom w:val="single" w:sz="4" w:space="0" w:color="auto"/>
              <w:right w:val="single" w:sz="4" w:space="0" w:color="auto"/>
            </w:tcBorders>
            <w:shd w:val="clear" w:color="auto" w:fill="auto"/>
            <w:noWrap/>
            <w:vAlign w:val="center"/>
            <w:hideMark/>
            <w:tcPrChange w:id="905"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6F2F24B7" w14:textId="06702DFD" w:rsidR="00690711" w:rsidRPr="002835B9" w:rsidRDefault="00690711" w:rsidP="00690711">
            <w:pPr>
              <w:spacing w:after="0" w:line="240" w:lineRule="auto"/>
              <w:jc w:val="right"/>
              <w:rPr>
                <w:rFonts w:ascii="Calibri" w:eastAsia="Times New Roman" w:hAnsi="Calibri" w:cs="Times New Roman"/>
                <w:color w:val="000000"/>
              </w:rPr>
            </w:pPr>
            <w:ins w:id="906" w:author="Kane Wu" w:date="2016-07-03T12:46:00Z">
              <w:r>
                <w:rPr>
                  <w:rFonts w:ascii="Calibri" w:hAnsi="Calibri"/>
                  <w:color w:val="000000"/>
                </w:rPr>
                <w:t>7157.7</w:t>
              </w:r>
            </w:ins>
            <w:del w:id="907" w:author="Kane Wu" w:date="2016-07-03T12:46:00Z">
              <w:r w:rsidRPr="002835B9" w:rsidDel="005D05A5">
                <w:rPr>
                  <w:rFonts w:ascii="Calibri" w:eastAsia="Times New Roman" w:hAnsi="Calibri" w:cs="Times New Roman"/>
                  <w:color w:val="000000"/>
                </w:rPr>
                <w:delText>7157.684211</w:delText>
              </w:r>
            </w:del>
          </w:p>
        </w:tc>
        <w:tc>
          <w:tcPr>
            <w:tcW w:w="1367" w:type="dxa"/>
            <w:tcBorders>
              <w:top w:val="nil"/>
              <w:left w:val="nil"/>
              <w:bottom w:val="single" w:sz="4" w:space="0" w:color="auto"/>
              <w:right w:val="single" w:sz="4" w:space="0" w:color="auto"/>
            </w:tcBorders>
            <w:shd w:val="clear" w:color="auto" w:fill="auto"/>
            <w:noWrap/>
            <w:vAlign w:val="center"/>
            <w:hideMark/>
            <w:tcPrChange w:id="908"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EA07E0F" w14:textId="715E2E0A" w:rsidR="00690711" w:rsidRPr="002835B9" w:rsidRDefault="00690711" w:rsidP="00690711">
            <w:pPr>
              <w:spacing w:after="0" w:line="240" w:lineRule="auto"/>
              <w:jc w:val="right"/>
              <w:rPr>
                <w:rFonts w:ascii="Calibri" w:eastAsia="Times New Roman" w:hAnsi="Calibri" w:cs="Times New Roman"/>
                <w:color w:val="000000"/>
              </w:rPr>
            </w:pPr>
            <w:ins w:id="909" w:author="Kane Wu" w:date="2016-07-03T12:46:00Z">
              <w:r>
                <w:rPr>
                  <w:rFonts w:ascii="Calibri" w:hAnsi="Calibri"/>
                  <w:color w:val="000000"/>
                </w:rPr>
                <w:t>0.368</w:t>
              </w:r>
            </w:ins>
            <w:del w:id="910" w:author="Kane Wu" w:date="2016-07-03T12:46:00Z">
              <w:r w:rsidRPr="002835B9" w:rsidDel="005D05A5">
                <w:rPr>
                  <w:rFonts w:ascii="Calibri" w:eastAsia="Times New Roman" w:hAnsi="Calibri" w:cs="Times New Roman"/>
                  <w:color w:val="000000"/>
                </w:rPr>
                <w:delText>0.368421</w:delText>
              </w:r>
            </w:del>
          </w:p>
        </w:tc>
        <w:tc>
          <w:tcPr>
            <w:tcW w:w="1417" w:type="dxa"/>
            <w:tcBorders>
              <w:top w:val="nil"/>
              <w:left w:val="nil"/>
              <w:bottom w:val="single" w:sz="4" w:space="0" w:color="auto"/>
              <w:right w:val="single" w:sz="4" w:space="0" w:color="auto"/>
            </w:tcBorders>
            <w:shd w:val="clear" w:color="auto" w:fill="auto"/>
            <w:noWrap/>
            <w:vAlign w:val="bottom"/>
            <w:hideMark/>
            <w:tcPrChange w:id="911"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6E10EFC5"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19</w:t>
            </w:r>
          </w:p>
        </w:tc>
      </w:tr>
      <w:tr w:rsidR="00690711" w:rsidRPr="002835B9" w14:paraId="330DDAC4" w14:textId="77777777" w:rsidTr="00B846D6">
        <w:tblPrEx>
          <w:tblPrExChange w:id="912" w:author="Leung, Jone" w:date="2016-07-03T18:57:00Z">
            <w:tblPrEx>
              <w:tblW w:w="8680" w:type="dxa"/>
            </w:tblPrEx>
          </w:tblPrExChange>
        </w:tblPrEx>
        <w:trPr>
          <w:trHeight w:val="290"/>
          <w:trPrChange w:id="913" w:author="Leung, Jone" w:date="2016-07-03T18:57:00Z">
            <w:trPr>
              <w:gridAfter w:val="0"/>
              <w:trHeight w:val="290"/>
            </w:trPr>
          </w:trPrChange>
        </w:trPr>
        <w:tc>
          <w:tcPr>
            <w:tcW w:w="1036" w:type="dxa"/>
            <w:tcBorders>
              <w:top w:val="nil"/>
              <w:left w:val="single" w:sz="4" w:space="0" w:color="auto"/>
              <w:bottom w:val="single" w:sz="4" w:space="0" w:color="auto"/>
              <w:right w:val="single" w:sz="4" w:space="0" w:color="auto"/>
            </w:tcBorders>
            <w:shd w:val="clear" w:color="auto" w:fill="auto"/>
            <w:noWrap/>
            <w:vAlign w:val="center"/>
            <w:hideMark/>
            <w:tcPrChange w:id="914" w:author="Leung, Jone" w:date="2016-07-03T18:57:00Z">
              <w:tcPr>
                <w:tcW w:w="82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4A95FDF" w14:textId="7308065A" w:rsidR="00690711" w:rsidRPr="002835B9" w:rsidRDefault="00690711" w:rsidP="00690711">
            <w:pPr>
              <w:spacing w:after="0" w:line="240" w:lineRule="auto"/>
              <w:rPr>
                <w:rFonts w:ascii="Calibri" w:eastAsia="Times New Roman" w:hAnsi="Calibri" w:cs="Times New Roman"/>
                <w:color w:val="000000"/>
              </w:rPr>
            </w:pPr>
            <w:ins w:id="915" w:author="Kane Wu" w:date="2016-07-03T12:46:00Z">
              <w:r>
                <w:rPr>
                  <w:rFonts w:ascii="Calibri" w:hAnsi="Calibri"/>
                  <w:color w:val="000000"/>
                </w:rPr>
                <w:t>EH16</w:t>
              </w:r>
            </w:ins>
            <w:del w:id="916" w:author="Kane Wu" w:date="2016-07-03T12:46:00Z">
              <w:r w:rsidRPr="002835B9" w:rsidDel="005D05A5">
                <w:rPr>
                  <w:rFonts w:ascii="Calibri" w:eastAsia="Times New Roman" w:hAnsi="Calibri" w:cs="Times New Roman"/>
                  <w:color w:val="000000"/>
                </w:rPr>
                <w:delText>EH16</w:delText>
              </w:r>
            </w:del>
          </w:p>
        </w:tc>
        <w:tc>
          <w:tcPr>
            <w:tcW w:w="1778" w:type="dxa"/>
            <w:tcBorders>
              <w:top w:val="nil"/>
              <w:left w:val="nil"/>
              <w:bottom w:val="single" w:sz="4" w:space="0" w:color="auto"/>
              <w:right w:val="single" w:sz="4" w:space="0" w:color="auto"/>
            </w:tcBorders>
            <w:shd w:val="clear" w:color="auto" w:fill="auto"/>
            <w:noWrap/>
            <w:vAlign w:val="center"/>
            <w:hideMark/>
            <w:tcPrChange w:id="917" w:author="Leung, Jone" w:date="2016-07-03T18:57: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0CF9E6A" w14:textId="17A3C5E4" w:rsidR="00690711" w:rsidRPr="002835B9" w:rsidRDefault="00690711" w:rsidP="00690711">
            <w:pPr>
              <w:spacing w:after="0" w:line="240" w:lineRule="auto"/>
              <w:jc w:val="right"/>
              <w:rPr>
                <w:rFonts w:ascii="Calibri" w:eastAsia="Times New Roman" w:hAnsi="Calibri" w:cs="Times New Roman"/>
                <w:color w:val="000000"/>
              </w:rPr>
            </w:pPr>
            <w:ins w:id="918" w:author="Kane Wu" w:date="2016-07-03T12:46:00Z">
              <w:r>
                <w:rPr>
                  <w:rFonts w:ascii="Calibri" w:hAnsi="Calibri"/>
                  <w:color w:val="000000"/>
                </w:rPr>
                <w:t>2782.7</w:t>
              </w:r>
            </w:ins>
            <w:del w:id="919" w:author="Kane Wu" w:date="2016-07-03T12:46:00Z">
              <w:r w:rsidRPr="002835B9" w:rsidDel="005D05A5">
                <w:rPr>
                  <w:rFonts w:ascii="Calibri" w:eastAsia="Times New Roman" w:hAnsi="Calibri" w:cs="Times New Roman"/>
                  <w:color w:val="000000"/>
                </w:rPr>
                <w:delText>2782.666667</w:delText>
              </w:r>
            </w:del>
          </w:p>
        </w:tc>
        <w:tc>
          <w:tcPr>
            <w:tcW w:w="1876" w:type="dxa"/>
            <w:tcBorders>
              <w:top w:val="nil"/>
              <w:left w:val="nil"/>
              <w:bottom w:val="single" w:sz="4" w:space="0" w:color="auto"/>
              <w:right w:val="single" w:sz="4" w:space="0" w:color="auto"/>
            </w:tcBorders>
            <w:shd w:val="clear" w:color="auto" w:fill="auto"/>
            <w:noWrap/>
            <w:vAlign w:val="center"/>
            <w:hideMark/>
            <w:tcPrChange w:id="920" w:author="Leung, Jone" w:date="2016-07-03T18:57: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7FD2F62" w14:textId="653EDC4E" w:rsidR="00690711" w:rsidRPr="002835B9" w:rsidRDefault="00690711" w:rsidP="00690711">
            <w:pPr>
              <w:spacing w:after="0" w:line="240" w:lineRule="auto"/>
              <w:jc w:val="right"/>
              <w:rPr>
                <w:rFonts w:ascii="Calibri" w:eastAsia="Times New Roman" w:hAnsi="Calibri" w:cs="Times New Roman"/>
                <w:color w:val="000000"/>
              </w:rPr>
            </w:pPr>
            <w:ins w:id="921" w:author="Kane Wu" w:date="2016-07-03T12:46:00Z">
              <w:r>
                <w:rPr>
                  <w:rFonts w:ascii="Calibri" w:hAnsi="Calibri"/>
                  <w:color w:val="000000"/>
                </w:rPr>
                <w:t>2779.0</w:t>
              </w:r>
            </w:ins>
            <w:del w:id="922" w:author="Kane Wu" w:date="2016-07-03T12:46:00Z">
              <w:r w:rsidRPr="002835B9" w:rsidDel="005D05A5">
                <w:rPr>
                  <w:rFonts w:ascii="Calibri" w:eastAsia="Times New Roman" w:hAnsi="Calibri" w:cs="Times New Roman"/>
                  <w:color w:val="000000"/>
                </w:rPr>
                <w:delText>2779</w:delText>
              </w:r>
            </w:del>
          </w:p>
        </w:tc>
        <w:tc>
          <w:tcPr>
            <w:tcW w:w="1876" w:type="dxa"/>
            <w:tcBorders>
              <w:top w:val="nil"/>
              <w:left w:val="nil"/>
              <w:bottom w:val="single" w:sz="4" w:space="0" w:color="auto"/>
              <w:right w:val="single" w:sz="4" w:space="0" w:color="auto"/>
            </w:tcBorders>
            <w:shd w:val="clear" w:color="auto" w:fill="auto"/>
            <w:noWrap/>
            <w:vAlign w:val="center"/>
            <w:hideMark/>
            <w:tcPrChange w:id="923" w:author="Leung, Jone" w:date="2016-07-03T18:57: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70FAB93" w14:textId="24F53A51" w:rsidR="00690711" w:rsidRPr="002835B9" w:rsidRDefault="00690711" w:rsidP="00690711">
            <w:pPr>
              <w:spacing w:after="0" w:line="240" w:lineRule="auto"/>
              <w:jc w:val="right"/>
              <w:rPr>
                <w:rFonts w:ascii="Calibri" w:eastAsia="Times New Roman" w:hAnsi="Calibri" w:cs="Times New Roman"/>
                <w:color w:val="000000"/>
              </w:rPr>
            </w:pPr>
            <w:ins w:id="924" w:author="Kane Wu" w:date="2016-07-03T12:46:00Z">
              <w:r>
                <w:rPr>
                  <w:rFonts w:ascii="Calibri" w:hAnsi="Calibri"/>
                  <w:color w:val="000000"/>
                </w:rPr>
                <w:t>10926.8</w:t>
              </w:r>
            </w:ins>
            <w:del w:id="925" w:author="Kane Wu" w:date="2016-07-03T12:46:00Z">
              <w:r w:rsidRPr="002835B9" w:rsidDel="005D05A5">
                <w:rPr>
                  <w:rFonts w:ascii="Calibri" w:eastAsia="Times New Roman" w:hAnsi="Calibri" w:cs="Times New Roman"/>
                  <w:color w:val="000000"/>
                </w:rPr>
                <w:delText>10926.83333</w:delText>
              </w:r>
            </w:del>
          </w:p>
        </w:tc>
        <w:tc>
          <w:tcPr>
            <w:tcW w:w="1367" w:type="dxa"/>
            <w:tcBorders>
              <w:top w:val="nil"/>
              <w:left w:val="nil"/>
              <w:bottom w:val="single" w:sz="4" w:space="0" w:color="auto"/>
              <w:right w:val="single" w:sz="4" w:space="0" w:color="auto"/>
            </w:tcBorders>
            <w:shd w:val="clear" w:color="auto" w:fill="auto"/>
            <w:noWrap/>
            <w:vAlign w:val="center"/>
            <w:hideMark/>
            <w:tcPrChange w:id="926" w:author="Leung, Jone" w:date="2016-07-03T18:57: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F36129A" w14:textId="7E747C9D" w:rsidR="00690711" w:rsidRPr="002835B9" w:rsidRDefault="00690711" w:rsidP="00690711">
            <w:pPr>
              <w:spacing w:after="0" w:line="240" w:lineRule="auto"/>
              <w:jc w:val="right"/>
              <w:rPr>
                <w:rFonts w:ascii="Calibri" w:eastAsia="Times New Roman" w:hAnsi="Calibri" w:cs="Times New Roman"/>
                <w:color w:val="000000"/>
              </w:rPr>
            </w:pPr>
            <w:ins w:id="927" w:author="Kane Wu" w:date="2016-07-03T12:46:00Z">
              <w:r>
                <w:rPr>
                  <w:rFonts w:ascii="Calibri" w:hAnsi="Calibri"/>
                  <w:color w:val="000000"/>
                </w:rPr>
                <w:t>3.083</w:t>
              </w:r>
            </w:ins>
            <w:del w:id="928" w:author="Kane Wu" w:date="2016-07-03T12:46:00Z">
              <w:r w:rsidRPr="002835B9" w:rsidDel="005D05A5">
                <w:rPr>
                  <w:rFonts w:ascii="Calibri" w:eastAsia="Times New Roman" w:hAnsi="Calibri" w:cs="Times New Roman"/>
                  <w:color w:val="000000"/>
                </w:rPr>
                <w:delText>3.083333</w:delText>
              </w:r>
            </w:del>
          </w:p>
        </w:tc>
        <w:tc>
          <w:tcPr>
            <w:tcW w:w="1417" w:type="dxa"/>
            <w:tcBorders>
              <w:top w:val="nil"/>
              <w:left w:val="nil"/>
              <w:bottom w:val="single" w:sz="4" w:space="0" w:color="auto"/>
              <w:right w:val="single" w:sz="4" w:space="0" w:color="auto"/>
            </w:tcBorders>
            <w:shd w:val="clear" w:color="auto" w:fill="auto"/>
            <w:noWrap/>
            <w:vAlign w:val="bottom"/>
            <w:hideMark/>
            <w:tcPrChange w:id="929" w:author="Leung, Jone" w:date="2016-07-03T18:57: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8745C83"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12</w:t>
            </w:r>
          </w:p>
        </w:tc>
      </w:tr>
    </w:tbl>
    <w:p w14:paraId="358E6E7D" w14:textId="3344FD31" w:rsidR="009F4F49" w:rsidRPr="00690711" w:rsidRDefault="00690711" w:rsidP="00D2331F">
      <w:pPr>
        <w:rPr>
          <w:i/>
          <w:rPrChange w:id="930" w:author="Kane Wu" w:date="2016-07-03T12:44:00Z">
            <w:rPr/>
          </w:rPrChange>
        </w:rPr>
      </w:pPr>
      <w:ins w:id="931" w:author="Kane Wu" w:date="2016-07-03T12:44:00Z">
        <w:r>
          <w:rPr>
            <w:i/>
          </w:rPr>
          <w:t>Table 1: Metrics on zip code</w:t>
        </w:r>
      </w:ins>
    </w:p>
    <w:p w14:paraId="343190B8" w14:textId="61D876EB" w:rsidR="009F4F49" w:rsidRDefault="00CA3423" w:rsidP="00D2331F">
      <w:pPr>
        <w:rPr>
          <w:ins w:id="932" w:author="Kane Wu" w:date="2016-07-03T22:50:00Z"/>
        </w:rPr>
      </w:pPr>
      <w:ins w:id="933" w:author="Jim" w:date="2016-07-03T11:28:00Z">
        <w:r>
          <w:t xml:space="preserve">The results of our exploratory analysis led us to </w:t>
        </w:r>
        <w:del w:id="934" w:author="Leung, Jone" w:date="2016-07-03T18:58:00Z">
          <w:r w:rsidDel="00B846D6">
            <w:delText>chose</w:delText>
          </w:r>
        </w:del>
      </w:ins>
      <w:ins w:id="935" w:author="Leung, Jone" w:date="2016-07-03T18:58:00Z">
        <w:r w:rsidR="00B846D6">
          <w:t>choose</w:t>
        </w:r>
      </w:ins>
      <w:ins w:id="936" w:author="Jim" w:date="2016-07-03T11:28:00Z">
        <w:r>
          <w:t xml:space="preserve"> to </w:t>
        </w:r>
      </w:ins>
      <w:del w:id="937" w:author="Jim" w:date="2016-07-03T11:28:00Z">
        <w:r w:rsidR="00DF6AFF" w:rsidDel="00CA3423">
          <w:delText xml:space="preserve">Assuming that we would like to </w:delText>
        </w:r>
      </w:del>
      <w:r w:rsidR="00DF6AFF">
        <w:t>build a restaurant at a central location</w:t>
      </w:r>
      <w:r w:rsidR="00B00137">
        <w:t xml:space="preserve"> </w:t>
      </w:r>
      <w:del w:id="938" w:author="Jim" w:date="2016-07-03T11:28:00Z">
        <w:r w:rsidR="00B00137" w:rsidDel="00CA3423">
          <w:delText xml:space="preserve">which as mention above is </w:delText>
        </w:r>
      </w:del>
      <w:ins w:id="939" w:author="Jim" w:date="2016-07-03T11:28:00Z">
        <w:r>
          <w:t>(</w:t>
        </w:r>
      </w:ins>
      <w:r w:rsidR="00B00137">
        <w:t>EH1,</w:t>
      </w:r>
      <w:ins w:id="940" w:author="Jim" w:date="2016-07-03T11:28:00Z">
        <w:r>
          <w:t xml:space="preserve"> </w:t>
        </w:r>
      </w:ins>
      <w:r w:rsidR="00B00137">
        <w:t>EH2,</w:t>
      </w:r>
      <w:ins w:id="941" w:author="Jim" w:date="2016-07-03T11:28:00Z">
        <w:r>
          <w:t xml:space="preserve"> </w:t>
        </w:r>
      </w:ins>
      <w:r w:rsidR="00B00137">
        <w:t>EH3 and EH8</w:t>
      </w:r>
      <w:ins w:id="942" w:author="Jim" w:date="2016-07-03T11:28:00Z">
        <w:r>
          <w:t>)</w:t>
        </w:r>
      </w:ins>
      <w:r w:rsidR="00B00137">
        <w:t>.</w:t>
      </w:r>
      <w:ins w:id="943" w:author="Jim" w:date="2016-07-03T11:29:00Z">
        <w:r>
          <w:t xml:space="preserve"> We </w:t>
        </w:r>
        <w:r w:rsidRPr="00B846D6">
          <w:rPr>
            <w:lang w:val="en-GB"/>
            <w:rPrChange w:id="944" w:author="Leung, Jone" w:date="2016-07-03T18:58:00Z">
              <w:rPr/>
            </w:rPrChange>
          </w:rPr>
          <w:t>refer</w:t>
        </w:r>
        <w:r>
          <w:t xml:space="preserve"> to these areas as our “candidate areas”.</w:t>
        </w:r>
      </w:ins>
      <w:del w:id="945" w:author="Jim" w:date="2016-07-03T11:28:00Z">
        <w:r w:rsidR="00DF6AFF" w:rsidDel="00CA3423">
          <w:delText xml:space="preserve"> With EH1 and EH2 being considered central city.</w:delText>
        </w:r>
      </w:del>
      <w:r w:rsidR="00DF6AFF">
        <w:t xml:space="preserve">  </w:t>
      </w:r>
      <w:del w:id="946" w:author="Jim" w:date="2016-07-03T11:28:00Z">
        <w:r w:rsidR="00B00137" w:rsidDel="00CA3423">
          <w:delText xml:space="preserve">When considering </w:delText>
        </w:r>
      </w:del>
      <w:r w:rsidR="00B00137">
        <w:t>EH8</w:t>
      </w:r>
      <w:del w:id="947" w:author="Jim" w:date="2016-07-03T11:29:00Z">
        <w:r w:rsidR="00B00137" w:rsidDel="00CA3423">
          <w:delText>,</w:delText>
        </w:r>
      </w:del>
      <w:r w:rsidR="00B00137">
        <w:t xml:space="preserve"> </w:t>
      </w:r>
      <w:del w:id="948" w:author="Jim" w:date="2016-07-03T11:29:00Z">
        <w:r w:rsidR="00B00137" w:rsidDel="00CA3423">
          <w:delText xml:space="preserve">it seems that it </w:delText>
        </w:r>
      </w:del>
      <w:r w:rsidR="00B00137">
        <w:t xml:space="preserve">has the largest </w:t>
      </w:r>
      <w:ins w:id="949" w:author="Jim" w:date="2016-07-03T11:29:00Z">
        <w:r>
          <w:t xml:space="preserve">ratio of </w:t>
        </w:r>
      </w:ins>
      <w:r w:rsidR="00B00137">
        <w:t xml:space="preserve">population </w:t>
      </w:r>
      <w:del w:id="950" w:author="Jim" w:date="2016-07-03T11:29:00Z">
        <w:r w:rsidR="00B00137" w:rsidDel="00CA3423">
          <w:delText xml:space="preserve">over </w:delText>
        </w:r>
      </w:del>
      <w:ins w:id="951" w:author="Jim" w:date="2016-07-03T11:29:00Z">
        <w:r>
          <w:t xml:space="preserve">to </w:t>
        </w:r>
      </w:ins>
      <w:r w:rsidR="00B00137">
        <w:t>restaurant</w:t>
      </w:r>
      <w:ins w:id="952" w:author="Jim" w:date="2016-07-03T11:29:00Z">
        <w:r>
          <w:t>s</w:t>
        </w:r>
      </w:ins>
      <w:r w:rsidR="00B00137">
        <w:t xml:space="preserve"> </w:t>
      </w:r>
      <w:del w:id="953" w:author="Jim" w:date="2016-07-03T11:29:00Z">
        <w:r w:rsidR="00B00137" w:rsidDel="00CA3423">
          <w:delText xml:space="preserve">metric </w:delText>
        </w:r>
      </w:del>
      <w:r w:rsidR="00B00137">
        <w:t xml:space="preserve">compared to the other </w:t>
      </w:r>
      <w:del w:id="954" w:author="Jim" w:date="2016-07-03T11:29:00Z">
        <w:r w:rsidR="00B00137" w:rsidDel="00CA3423">
          <w:delText>three</w:delText>
        </w:r>
      </w:del>
      <w:ins w:id="955" w:author="Jim" w:date="2016-07-03T11:29:00Z">
        <w:r>
          <w:t>candidate areas</w:t>
        </w:r>
      </w:ins>
      <w:r w:rsidR="00B00137">
        <w:t>. However</w:t>
      </w:r>
      <w:ins w:id="956" w:author="Jim" w:date="2016-07-03T11:29:00Z">
        <w:r>
          <w:t>,</w:t>
        </w:r>
      </w:ins>
      <w:r w:rsidR="00B00137">
        <w:t xml:space="preserve"> it also has the lowest </w:t>
      </w:r>
      <w:ins w:id="957" w:author="Jim" w:date="2016-07-03T11:30:00Z">
        <w:r>
          <w:t xml:space="preserve">number of </w:t>
        </w:r>
      </w:ins>
      <w:r w:rsidR="00B00137">
        <w:t>hotel</w:t>
      </w:r>
      <w:ins w:id="958" w:author="Jim" w:date="2016-07-03T11:30:00Z">
        <w:r>
          <w:t>s</w:t>
        </w:r>
      </w:ins>
      <w:r w:rsidR="00B00137">
        <w:t xml:space="preserve"> per restaurant.</w:t>
      </w:r>
      <w:ins w:id="959" w:author="Leung, Jone" w:date="2016-07-03T16:50:00Z">
        <w:r w:rsidR="00481E78">
          <w:t xml:space="preserve"> </w:t>
        </w:r>
      </w:ins>
      <w:del w:id="960" w:author="Jim" w:date="2016-07-03T11:30:00Z">
        <w:r w:rsidR="00B00137" w:rsidDel="00AB0085">
          <w:delText xml:space="preserve"> Therefore there might be less</w:delText>
        </w:r>
      </w:del>
      <w:ins w:id="961" w:author="Jim" w:date="2016-07-03T11:30:00Z">
        <w:r w:rsidR="00AB0085">
          <w:t>This may mean that there are fewer</w:t>
        </w:r>
      </w:ins>
      <w:r w:rsidR="00B00137">
        <w:t xml:space="preserve"> tourist</w:t>
      </w:r>
      <w:ins w:id="962" w:author="Jim" w:date="2016-07-03T11:30:00Z">
        <w:r w:rsidR="00AB0085">
          <w:t>s</w:t>
        </w:r>
      </w:ins>
      <w:r w:rsidR="00B00137">
        <w:t xml:space="preserve"> in the area</w:t>
      </w:r>
      <w:ins w:id="963" w:author="Jim" w:date="2016-07-03T11:30:00Z">
        <w:r w:rsidR="00AB0085">
          <w:t xml:space="preserve"> (who we may wish to attend our restaurant)</w:t>
        </w:r>
      </w:ins>
      <w:r w:rsidR="00B00137">
        <w:t xml:space="preserve">. </w:t>
      </w:r>
      <w:ins w:id="964" w:author="Jim" w:date="2016-07-03T11:31:00Z">
        <w:r w:rsidR="00AB0085">
          <w:t xml:space="preserve">In contrast, </w:t>
        </w:r>
      </w:ins>
      <w:r w:rsidR="00B00137">
        <w:t xml:space="preserve">EH3 </w:t>
      </w:r>
      <w:del w:id="965" w:author="Jim" w:date="2016-07-03T11:31:00Z">
        <w:r w:rsidR="00B00137" w:rsidDel="00AB0085">
          <w:delText xml:space="preserve">though ahs </w:delText>
        </w:r>
      </w:del>
      <w:ins w:id="966" w:author="Jim" w:date="2016-07-03T11:31:00Z">
        <w:r w:rsidR="00AB0085">
          <w:t xml:space="preserve">has </w:t>
        </w:r>
      </w:ins>
      <w:del w:id="967" w:author="Jim" w:date="2016-07-03T11:31:00Z">
        <w:r w:rsidR="00B00137" w:rsidDel="00AB0085">
          <w:delText xml:space="preserve">a decent </w:delText>
        </w:r>
      </w:del>
      <w:ins w:id="968" w:author="Jim" w:date="2016-07-03T11:31:00Z">
        <w:r w:rsidR="00AB0085">
          <w:t xml:space="preserve">attractive </w:t>
        </w:r>
      </w:ins>
      <w:r w:rsidR="00B00137">
        <w:t xml:space="preserve">population to restaurant </w:t>
      </w:r>
      <w:del w:id="969" w:author="Jim" w:date="2016-07-03T11:31:00Z">
        <w:r w:rsidR="00B00137" w:rsidDel="00AB0085">
          <w:delText xml:space="preserve">ratio </w:delText>
        </w:r>
      </w:del>
      <w:r w:rsidR="00B00137">
        <w:t xml:space="preserve">and </w:t>
      </w:r>
      <w:del w:id="970" w:author="Jim" w:date="2016-07-03T11:31:00Z">
        <w:r w:rsidR="00B00137" w:rsidDel="00AB0085">
          <w:delText>a</w:delText>
        </w:r>
      </w:del>
      <w:r w:rsidR="00B00137">
        <w:t xml:space="preserve"> hotel to restaurant ratio</w:t>
      </w:r>
      <w:ins w:id="971" w:author="Jim" w:date="2016-07-03T11:31:00Z">
        <w:r w:rsidR="00AB0085">
          <w:t>s</w:t>
        </w:r>
      </w:ins>
      <w:r w:rsidR="00B00137">
        <w:t xml:space="preserve">. </w:t>
      </w:r>
      <w:r w:rsidR="002835B9">
        <w:t>Further</w:t>
      </w:r>
      <w:ins w:id="972" w:author="Jim" w:date="2016-07-03T11:31:00Z">
        <w:r w:rsidR="00AB0085">
          <w:t>more,</w:t>
        </w:r>
      </w:ins>
      <w:r w:rsidR="00B00137">
        <w:t xml:space="preserve"> it</w:t>
      </w:r>
      <w:del w:id="973" w:author="Jim" w:date="2016-07-03T11:31:00Z">
        <w:r w:rsidR="00B00137" w:rsidDel="00AB0085">
          <w:delText>’</w:delText>
        </w:r>
      </w:del>
      <w:r w:rsidR="00B00137">
        <w:t>s property value</w:t>
      </w:r>
      <w:del w:id="974" w:author="Jim" w:date="2016-07-03T11:31:00Z">
        <w:r w:rsidR="00B00137" w:rsidDel="00AB0085">
          <w:delText>/</w:delText>
        </w:r>
      </w:del>
      <w:ins w:id="975" w:author="Jim" w:date="2016-07-03T11:31:00Z">
        <w:r w:rsidR="00AB0085">
          <w:t xml:space="preserve"> to </w:t>
        </w:r>
      </w:ins>
      <w:r w:rsidR="00B00137">
        <w:t xml:space="preserve">restaurant ratio is low </w:t>
      </w:r>
      <w:del w:id="976" w:author="Jim" w:date="2016-07-03T11:32:00Z">
        <w:r w:rsidR="00B00137" w:rsidDel="00AB0085">
          <w:delText>so it should not be</w:delText>
        </w:r>
      </w:del>
      <w:ins w:id="977" w:author="Jim" w:date="2016-07-03T11:32:00Z">
        <w:del w:id="978" w:author="Leung, Jone" w:date="2016-07-03T16:51:00Z">
          <w:r w:rsidR="00AB0085" w:rsidDel="00481E78">
            <w:delText>potentialy</w:delText>
          </w:r>
        </w:del>
      </w:ins>
      <w:ins w:id="979" w:author="Leung, Jone" w:date="2016-07-03T16:51:00Z">
        <w:r w:rsidR="00481E78">
          <w:t>potentially</w:t>
        </w:r>
      </w:ins>
      <w:ins w:id="980" w:author="Jim" w:date="2016-07-03T11:32:00Z">
        <w:r w:rsidR="00AB0085">
          <w:t xml:space="preserve"> making it not</w:t>
        </w:r>
      </w:ins>
      <w:r w:rsidR="00B00137">
        <w:t xml:space="preserve"> too expensive to buy a restaurant there. </w:t>
      </w:r>
    </w:p>
    <w:p w14:paraId="485708FC" w14:textId="4C074B98" w:rsidR="00384FF5" w:rsidRDefault="00384FF5" w:rsidP="00384FF5">
      <w:pPr>
        <w:pStyle w:val="Heading2"/>
        <w:rPr>
          <w:ins w:id="981" w:author="Kane Wu" w:date="2016-07-03T22:56:00Z"/>
        </w:rPr>
        <w:pPrChange w:id="982" w:author="Kane Wu" w:date="2016-07-03T22:50:00Z">
          <w:pPr/>
        </w:pPrChange>
      </w:pPr>
      <w:ins w:id="983" w:author="Kane Wu" w:date="2016-07-03T22:50:00Z">
        <w:r>
          <w:t>Recommendation</w:t>
        </w:r>
      </w:ins>
    </w:p>
    <w:p w14:paraId="4EEBF1BE" w14:textId="77777777" w:rsidR="00384FF5" w:rsidRPr="00384FF5" w:rsidRDefault="00384FF5" w:rsidP="00384FF5">
      <w:pPr>
        <w:rPr>
          <w:ins w:id="984" w:author="Kane Wu" w:date="2016-07-03T22:54:00Z"/>
          <w:rPrChange w:id="985" w:author="Kane Wu" w:date="2016-07-03T22:56:00Z">
            <w:rPr>
              <w:ins w:id="986" w:author="Kane Wu" w:date="2016-07-03T22:54:00Z"/>
            </w:rPr>
          </w:rPrChange>
        </w:rPr>
        <w:pPrChange w:id="987" w:author="Kane Wu" w:date="2016-07-03T22:56:00Z">
          <w:pPr/>
        </w:pPrChange>
      </w:pPr>
    </w:p>
    <w:p w14:paraId="54E3E03D" w14:textId="4CA5D29A" w:rsidR="00384FF5" w:rsidRDefault="00384FF5" w:rsidP="00384FF5">
      <w:pPr>
        <w:rPr>
          <w:ins w:id="988" w:author="Kane Wu" w:date="2016-07-03T22:56:00Z"/>
        </w:rPr>
        <w:pPrChange w:id="989" w:author="Kane Wu" w:date="2016-07-03T22:54:00Z">
          <w:pPr/>
        </w:pPrChange>
      </w:pPr>
      <w:ins w:id="990" w:author="Kane Wu" w:date="2016-07-03T22:55:00Z">
        <w:r>
          <w:rPr>
            <w:noProof/>
          </w:rPr>
          <w:drawing>
            <wp:inline distT="0" distB="0" distL="0" distR="0" wp14:anchorId="05719D5E" wp14:editId="1021F121">
              <wp:extent cx="5943600" cy="4726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26940"/>
                      </a:xfrm>
                      <a:prstGeom prst="rect">
                        <a:avLst/>
                      </a:prstGeom>
                      <a:noFill/>
                      <a:ln>
                        <a:noFill/>
                      </a:ln>
                    </pic:spPr>
                  </pic:pic>
                </a:graphicData>
              </a:graphic>
            </wp:inline>
          </w:drawing>
        </w:r>
      </w:ins>
    </w:p>
    <w:p w14:paraId="108D29DA" w14:textId="0973472D" w:rsidR="00384FF5" w:rsidRPr="00384FF5" w:rsidRDefault="00384FF5" w:rsidP="00384FF5">
      <w:pPr>
        <w:rPr>
          <w:ins w:id="991" w:author="Kane Wu" w:date="2016-07-03T22:54:00Z"/>
          <w:i/>
          <w:rPrChange w:id="992" w:author="Kane Wu" w:date="2016-07-03T22:56:00Z">
            <w:rPr>
              <w:ins w:id="993" w:author="Kane Wu" w:date="2016-07-03T22:54:00Z"/>
            </w:rPr>
          </w:rPrChange>
        </w:rPr>
        <w:pPrChange w:id="994" w:author="Kane Wu" w:date="2016-07-03T22:54:00Z">
          <w:pPr/>
        </w:pPrChange>
      </w:pPr>
      <w:ins w:id="995" w:author="Kane Wu" w:date="2016-07-03T22:56:00Z">
        <w:r>
          <w:rPr>
            <w:i/>
          </w:rPr>
          <w:lastRenderedPageBreak/>
          <w:t xml:space="preserve">Figure 9: Density Map of Restaurant and Number of Restaurant by </w:t>
        </w:r>
        <w:proofErr w:type="spellStart"/>
        <w:r>
          <w:rPr>
            <w:i/>
          </w:rPr>
          <w:t>Cuising</w:t>
        </w:r>
        <w:proofErr w:type="spellEnd"/>
        <w:r>
          <w:rPr>
            <w:i/>
          </w:rPr>
          <w:t xml:space="preserve"> for zip EH3.</w:t>
        </w:r>
      </w:ins>
    </w:p>
    <w:p w14:paraId="33C12789" w14:textId="72DF0030" w:rsidR="00384FF5" w:rsidRDefault="00AF0D39" w:rsidP="00384FF5">
      <w:pPr>
        <w:rPr>
          <w:ins w:id="996" w:author="Kane Wu" w:date="2016-07-03T23:00:00Z"/>
        </w:rPr>
        <w:pPrChange w:id="997" w:author="Kane Wu" w:date="2016-07-03T22:50:00Z">
          <w:pPr/>
        </w:pPrChange>
      </w:pPr>
      <w:ins w:id="998" w:author="Kane Wu" w:date="2016-07-03T22:58:00Z">
        <w:r>
          <w:t>As mention in the analysis, w</w:t>
        </w:r>
      </w:ins>
      <w:ins w:id="999" w:author="Kane Wu" w:date="2016-07-03T22:50:00Z">
        <w:r w:rsidR="00384FF5">
          <w:t>e decide</w:t>
        </w:r>
      </w:ins>
      <w:ins w:id="1000" w:author="Kane Wu" w:date="2016-07-03T22:55:00Z">
        <w:r w:rsidR="00384FF5">
          <w:t>d that we wi</w:t>
        </w:r>
        <w:r>
          <w:t xml:space="preserve">ll focus on the zip code of EH3. As shown above in Figure 9, British </w:t>
        </w:r>
      </w:ins>
      <w:ins w:id="1001" w:author="Kane Wu" w:date="2016-07-03T23:00:00Z">
        <w:r>
          <w:t>c</w:t>
        </w:r>
      </w:ins>
      <w:ins w:id="1002" w:author="Kane Wu" w:date="2016-07-03T22:55:00Z">
        <w:r>
          <w:t xml:space="preserve">uisine is not too saturated </w:t>
        </w:r>
      </w:ins>
      <w:ins w:id="1003" w:author="Kane Wu" w:date="2016-07-03T23:00:00Z">
        <w:r>
          <w:t xml:space="preserve">as there are actually more Chinese restaurants than British restaurants and also a lot of Indian Italian and Thai restaurants. Further using </w:t>
        </w:r>
      </w:ins>
      <w:ins w:id="1004" w:author="Kane Wu" w:date="2016-07-03T22:59:00Z">
        <w:r>
          <w:t>Figure 5, British restaurants seems to be the most popular</w:t>
        </w:r>
      </w:ins>
      <w:ins w:id="1005" w:author="Kane Wu" w:date="2016-07-03T23:00:00Z">
        <w:r>
          <w:t xml:space="preserve"> and hence we should capitalize on the popularity. </w:t>
        </w:r>
      </w:ins>
    </w:p>
    <w:p w14:paraId="3103783F" w14:textId="7D510564" w:rsidR="00AF0D39" w:rsidRPr="00384FF5" w:rsidRDefault="00AF0D39" w:rsidP="00AF0D39">
      <w:pPr>
        <w:rPr>
          <w:rPrChange w:id="1006" w:author="Kane Wu" w:date="2016-07-03T22:50:00Z">
            <w:rPr/>
          </w:rPrChange>
        </w:rPr>
        <w:pPrChange w:id="1007" w:author="Kane Wu" w:date="2016-07-03T22:50:00Z">
          <w:pPr/>
        </w:pPrChange>
      </w:pPr>
      <w:ins w:id="1008" w:author="Kane Wu" w:date="2016-07-03T23:01:00Z">
        <w:r>
          <w:t xml:space="preserve">Using the topic modeling method, two recommendations we found is </w:t>
        </w:r>
      </w:ins>
      <w:ins w:id="1009" w:author="Kane Wu" w:date="2016-07-03T23:03:00Z">
        <w:r>
          <w:t>c</w:t>
        </w:r>
      </w:ins>
      <w:ins w:id="1010" w:author="Kane Wu" w:date="2016-07-03T23:02:00Z">
        <w:r>
          <w:t>ustomers are not satisfied with the type of batter for fish and chips in Edinburgh, which w</w:t>
        </w:r>
        <w:r>
          <w:t>as complained to be too soggy and</w:t>
        </w:r>
      </w:ins>
      <w:ins w:id="1011" w:author="Kane Wu" w:date="2016-07-03T23:03:00Z">
        <w:r>
          <w:t xml:space="preserve"> c</w:t>
        </w:r>
      </w:ins>
      <w:ins w:id="1012" w:author="Kane Wu" w:date="2016-07-03T23:02:00Z">
        <w:r>
          <w:t>ustomers are also not particularly happy wit</w:t>
        </w:r>
        <w:r>
          <w:t xml:space="preserve">h chicken dishes in Edinburgh. </w:t>
        </w:r>
        <w:proofErr w:type="gramStart"/>
        <w:r>
          <w:t>Therefore</w:t>
        </w:r>
        <w:proofErr w:type="gramEnd"/>
        <w:r>
          <w:t xml:space="preserve"> in EH3</w:t>
        </w:r>
      </w:ins>
      <w:ins w:id="1013" w:author="Kane Wu" w:date="2016-07-03T23:03:00Z">
        <w:r>
          <w:t>,</w:t>
        </w:r>
      </w:ins>
      <w:ins w:id="1014" w:author="Kane Wu" w:date="2016-07-03T23:02:00Z">
        <w:r>
          <w:t xml:space="preserve"> we should focus on </w:t>
        </w:r>
      </w:ins>
      <w:ins w:id="1015" w:author="Kane Wu" w:date="2016-07-03T23:03:00Z">
        <w:r>
          <w:t>being really good at making chicken as well as Fish</w:t>
        </w:r>
      </w:ins>
      <w:ins w:id="1016" w:author="Kane Wu" w:date="2016-07-03T23:02:00Z">
        <w:r>
          <w:t xml:space="preserve">. </w:t>
        </w:r>
      </w:ins>
      <w:ins w:id="1017" w:author="Kane Wu" w:date="2016-07-03T23:04:00Z">
        <w:r>
          <w:t>We further recommend that “Chicken and Fish” are the only food</w:t>
        </w:r>
      </w:ins>
      <w:ins w:id="1018" w:author="Kane Wu" w:date="2016-07-03T23:02:00Z">
        <w:r>
          <w:t xml:space="preserve"> offered in the restaurant </w:t>
        </w:r>
      </w:ins>
      <w:ins w:id="1019" w:author="Kane Wu" w:date="2016-07-03T23:05:00Z">
        <w:r>
          <w:t>so that we can specialize in making it good.</w:t>
        </w:r>
      </w:ins>
      <w:bookmarkStart w:id="1020" w:name="_GoBack"/>
      <w:bookmarkEnd w:id="1020"/>
    </w:p>
    <w:p w14:paraId="6C89BE7B" w14:textId="77777777" w:rsidR="009F4F49" w:rsidRDefault="00B42ACA" w:rsidP="006D5739">
      <w:pPr>
        <w:pStyle w:val="Heading2"/>
      </w:pPr>
      <w:r>
        <w:t>Potential Revenue</w:t>
      </w:r>
    </w:p>
    <w:p w14:paraId="1FE0ECD4" w14:textId="77777777" w:rsidR="00AB0085" w:rsidRDefault="00B42ACA">
      <w:pPr>
        <w:rPr>
          <w:ins w:id="1021" w:author="Jim" w:date="2016-07-03T11:33:00Z"/>
        </w:rPr>
      </w:pPr>
      <w:r>
        <w:t xml:space="preserve">In order to calculate potential </w:t>
      </w:r>
      <w:del w:id="1022" w:author="Jim" w:date="2016-07-03T11:32:00Z">
        <w:r w:rsidDel="00AB0085">
          <w:delText>revenue</w:delText>
        </w:r>
      </w:del>
      <w:ins w:id="1023" w:author="Jim" w:date="2016-07-03T11:32:00Z">
        <w:r w:rsidR="00AB0085">
          <w:t>revenue,</w:t>
        </w:r>
      </w:ins>
      <w:r>
        <w:t xml:space="preserve"> we have </w:t>
      </w:r>
      <w:del w:id="1024" w:author="Jim" w:date="2016-07-03T11:32:00Z">
        <w:r w:rsidDel="00AB0085">
          <w:delText>to</w:delText>
        </w:r>
      </w:del>
      <w:r>
        <w:t xml:space="preserve"> estimate</w:t>
      </w:r>
      <w:ins w:id="1025" w:author="Jim" w:date="2016-07-03T11:32:00Z">
        <w:r w:rsidR="00AB0085">
          <w:t>d</w:t>
        </w:r>
      </w:ins>
      <w:r>
        <w:t xml:space="preserve"> the amount of customers a </w:t>
      </w:r>
      <w:del w:id="1026" w:author="Jim" w:date="2016-07-03T11:33:00Z">
        <w:r w:rsidDel="00AB0085">
          <w:delText>store would go to</w:delText>
        </w:r>
      </w:del>
      <w:ins w:id="1027" w:author="Jim" w:date="2016-07-03T11:33:00Z">
        <w:r w:rsidR="00AB0085">
          <w:t>restaurant may receive</w:t>
        </w:r>
      </w:ins>
      <w:r>
        <w:t xml:space="preserve">. </w:t>
      </w:r>
    </w:p>
    <w:p w14:paraId="7B5D5424" w14:textId="552B539D" w:rsidR="00B42ACA" w:rsidRPr="00AB0085" w:rsidRDefault="00AB0085">
      <w:pPr>
        <w:rPr>
          <w:rPrChange w:id="1028" w:author="Jim" w:date="2016-07-03T11:35:00Z">
            <w:rPr>
              <w:rFonts w:ascii="Helvetica" w:hAnsi="Helvetica" w:cs="Helvetica"/>
              <w:color w:val="333333"/>
              <w:sz w:val="21"/>
              <w:szCs w:val="21"/>
              <w:shd w:val="clear" w:color="auto" w:fill="FFFFFF"/>
            </w:rPr>
          </w:rPrChange>
        </w:rPr>
      </w:pPr>
      <w:ins w:id="1029" w:author="Jim" w:date="2016-07-03T11:33:00Z">
        <w:r>
          <w:t xml:space="preserve">In order to do this we first considered </w:t>
        </w:r>
      </w:ins>
      <w:del w:id="1030" w:author="Jim" w:date="2016-07-03T11:33:00Z">
        <w:r w:rsidR="00B42ACA" w:rsidDel="00AB0085">
          <w:delText xml:space="preserve">We looked at </w:delText>
        </w:r>
      </w:del>
      <w:r w:rsidR="00B42ACA">
        <w:t>the check-in dataset</w:t>
      </w:r>
      <w:ins w:id="1031" w:author="Jim" w:date="2016-07-03T11:33:00Z">
        <w:r>
          <w:t>.</w:t>
        </w:r>
      </w:ins>
      <w:r w:rsidR="00B42ACA">
        <w:t xml:space="preserve"> </w:t>
      </w:r>
      <w:del w:id="1032" w:author="Jim" w:date="2016-07-03T11:33:00Z">
        <w:r w:rsidR="00B42ACA" w:rsidDel="00AB0085">
          <w:delText xml:space="preserve">and </w:delText>
        </w:r>
      </w:del>
      <w:ins w:id="1033" w:author="Jim" w:date="2016-07-03T11:33:00Z">
        <w:r>
          <w:t xml:space="preserve">However, we </w:t>
        </w:r>
      </w:ins>
      <w:del w:id="1034" w:author="Leung, Jone" w:date="2016-07-03T16:51:00Z">
        <w:r w:rsidR="00B42ACA" w:rsidDel="00481E78">
          <w:delText>realiz</w:delText>
        </w:r>
      </w:del>
      <w:ins w:id="1035" w:author="Jim" w:date="2016-07-03T11:33:00Z">
        <w:del w:id="1036" w:author="Leung, Jone" w:date="2016-07-03T16:51:00Z">
          <w:r w:rsidDel="00481E78">
            <w:delText>s</w:delText>
          </w:r>
        </w:del>
      </w:ins>
      <w:del w:id="1037" w:author="Leung, Jone" w:date="2016-07-03T16:51:00Z">
        <w:r w:rsidR="00B42ACA" w:rsidDel="00481E78">
          <w:delText>ed</w:delText>
        </w:r>
      </w:del>
      <w:proofErr w:type="spellStart"/>
      <w:ins w:id="1038" w:author="Leung, Jone" w:date="2016-07-03T16:51:00Z">
        <w:r w:rsidR="00481E78">
          <w:t>realised</w:t>
        </w:r>
      </w:ins>
      <w:proofErr w:type="spellEnd"/>
      <w:r w:rsidR="00B42ACA">
        <w:t xml:space="preserve"> that it </w:t>
      </w:r>
      <w:del w:id="1039" w:author="Jim" w:date="2016-07-03T11:33:00Z">
        <w:r w:rsidR="00B42ACA" w:rsidDel="00AB0085">
          <w:delText xml:space="preserve">is </w:delText>
        </w:r>
      </w:del>
      <w:ins w:id="1040" w:author="Jim" w:date="2016-07-03T11:33:00Z">
        <w:r>
          <w:t xml:space="preserve">did </w:t>
        </w:r>
      </w:ins>
      <w:r w:rsidR="00B42ACA">
        <w:t xml:space="preserve">not </w:t>
      </w:r>
      <w:ins w:id="1041" w:author="Jim" w:date="2016-07-03T11:33:00Z">
        <w:r>
          <w:t xml:space="preserve">provide </w:t>
        </w:r>
      </w:ins>
      <w:r w:rsidR="00B42ACA">
        <w:t xml:space="preserve">a good estimate of </w:t>
      </w:r>
      <w:del w:id="1042" w:author="Jim" w:date="2016-07-03T11:33:00Z">
        <w:r w:rsidR="00B42ACA" w:rsidDel="00AB0085">
          <w:delText>how many</w:delText>
        </w:r>
      </w:del>
      <w:ins w:id="1043" w:author="Jim" w:date="2016-07-03T11:33:00Z">
        <w:r>
          <w:t>the number of</w:t>
        </w:r>
      </w:ins>
      <w:r w:rsidR="00B42ACA">
        <w:t xml:space="preserve"> customers </w:t>
      </w:r>
      <w:del w:id="1044" w:author="Jim" w:date="2016-07-03T11:34:00Z">
        <w:r w:rsidR="00B42ACA" w:rsidDel="00AB0085">
          <w:delText xml:space="preserve">will go to a store </w:delText>
        </w:r>
      </w:del>
      <w:r w:rsidR="00B42ACA">
        <w:t xml:space="preserve">as </w:t>
      </w:r>
      <w:del w:id="1045" w:author="Jim" w:date="2016-07-03T11:34:00Z">
        <w:r w:rsidR="00B42ACA" w:rsidDel="00AB0085">
          <w:delText xml:space="preserve">the amount of </w:delText>
        </w:r>
      </w:del>
      <w:r w:rsidR="00B42ACA">
        <w:t>check-ins are based on the amount of offers</w:t>
      </w:r>
      <w:ins w:id="1046" w:author="Jim" w:date="2016-07-03T11:34:00Z">
        <w:r>
          <w:t xml:space="preserve"> and so represent a biased value for our analysis</w:t>
        </w:r>
      </w:ins>
      <w:r w:rsidR="00B42ACA">
        <w:t xml:space="preserve">. </w:t>
      </w:r>
      <w:del w:id="1047" w:author="Jim" w:date="2016-07-03T11:35:00Z">
        <w:r w:rsidR="00B42ACA" w:rsidDel="00AB0085">
          <w:delText xml:space="preserve">As mentioned on </w:delText>
        </w:r>
      </w:del>
      <w:ins w:id="1048" w:author="Jim" w:date="2016-07-03T11:35:00Z">
        <w:r>
          <w:t>T</w:t>
        </w:r>
      </w:ins>
      <w:del w:id="1049" w:author="Jim" w:date="2016-07-03T11:35:00Z">
        <w:r w:rsidR="00B42ACA" w:rsidDel="00AB0085">
          <w:delText>t</w:delText>
        </w:r>
      </w:del>
      <w:r w:rsidR="00B42ACA">
        <w:t xml:space="preserve">he </w:t>
      </w:r>
      <w:ins w:id="1050" w:author="Jim" w:date="2016-07-03T11:34:00Z">
        <w:r>
          <w:t>Y</w:t>
        </w:r>
      </w:ins>
      <w:del w:id="1051" w:author="Jim" w:date="2016-07-03T11:34:00Z">
        <w:r w:rsidR="00B42ACA" w:rsidDel="00AB0085">
          <w:delText>y</w:delText>
        </w:r>
      </w:del>
      <w:r w:rsidR="00B42ACA">
        <w:t xml:space="preserve">elp </w:t>
      </w:r>
      <w:ins w:id="1052" w:author="Jim" w:date="2016-07-03T11:34:00Z">
        <w:r>
          <w:fldChar w:fldCharType="begin"/>
        </w:r>
        <w:r>
          <w:instrText xml:space="preserve"> HYPERLINK "http://www.yelp.com/topic/walnut-creek-what-is-this-yelp-check-in-thing" </w:instrText>
        </w:r>
        <w:r>
          <w:fldChar w:fldCharType="separate"/>
        </w:r>
        <w:r w:rsidR="00B42ACA" w:rsidRPr="00AB0085">
          <w:rPr>
            <w:rStyle w:val="Hyperlink"/>
          </w:rPr>
          <w:t>site</w:t>
        </w:r>
        <w:r>
          <w:fldChar w:fldCharType="end"/>
        </w:r>
      </w:ins>
      <w:r w:rsidR="00B42ACA">
        <w:t xml:space="preserve">, </w:t>
      </w:r>
      <w:del w:id="1053" w:author="Jim" w:date="2016-07-03T11:34:00Z">
        <w:r w:rsidR="00DD6988" w:rsidDel="00AB0085">
          <w:fldChar w:fldCharType="begin"/>
        </w:r>
        <w:r w:rsidR="00DD6988" w:rsidDel="00AB0085">
          <w:delInstrText xml:space="preserve"> HYPERLINK "http://www.yelp.com/topic/walnut-creek-what-is-this-yelp-check-in-thing" </w:delInstrText>
        </w:r>
        <w:r w:rsidR="00DD6988" w:rsidDel="00AB0085">
          <w:fldChar w:fldCharType="separate"/>
        </w:r>
        <w:r w:rsidR="00B42ACA" w:rsidRPr="00F02EA5" w:rsidDel="00AB0085">
          <w:rPr>
            <w:rStyle w:val="Hyperlink"/>
          </w:rPr>
          <w:delText>http://www.yelp.com/topic/walnut-creek-what-is-this-yelp-check-in-thing</w:delText>
        </w:r>
        <w:r w:rsidR="00DD6988" w:rsidDel="00AB0085">
          <w:rPr>
            <w:rStyle w:val="Hyperlink"/>
          </w:rPr>
          <w:fldChar w:fldCharType="end"/>
        </w:r>
        <w:r w:rsidR="00B42ACA" w:rsidDel="00AB0085">
          <w:delText xml:space="preserve"> it </w:delText>
        </w:r>
      </w:del>
      <w:r w:rsidR="00B42ACA">
        <w:t>states that</w:t>
      </w:r>
      <w:ins w:id="1054" w:author="Jim" w:date="2016-07-03T11:35:00Z">
        <w:r>
          <w:t xml:space="preserve"> </w:t>
        </w:r>
      </w:ins>
      <w:del w:id="1055" w:author="Jim" w:date="2016-07-03T11:34:00Z">
        <w:r w:rsidR="00B42ACA" w:rsidDel="00AB0085">
          <w:delText xml:space="preserve"> </w:delText>
        </w:r>
      </w:del>
      <w:r w:rsidR="00B42ACA">
        <w:t>“</w:t>
      </w:r>
      <w:r w:rsidR="00B42ACA" w:rsidRPr="00AB0085">
        <w:rPr>
          <w:rPrChange w:id="1056" w:author="Jim" w:date="2016-07-03T11:35:00Z">
            <w:rPr>
              <w:rFonts w:ascii="Helvetica" w:hAnsi="Helvetica" w:cs="Helvetica"/>
              <w:color w:val="333333"/>
              <w:sz w:val="21"/>
              <w:szCs w:val="21"/>
              <w:shd w:val="clear" w:color="auto" w:fill="FFFFFF"/>
            </w:rPr>
          </w:rPrChange>
        </w:rPr>
        <w:t xml:space="preserve">Certain businesses offer discounts when yelpers check in to that business” </w:t>
      </w:r>
      <w:del w:id="1057" w:author="Jim" w:date="2016-07-03T11:35:00Z">
        <w:r w:rsidR="00B42ACA" w:rsidRPr="00AB0085" w:rsidDel="00AB0085">
          <w:rPr>
            <w:rPrChange w:id="1058"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1059" w:author="Jim" w:date="2016-07-03T11:35:00Z">
            <w:rPr>
              <w:rFonts w:ascii="Helvetica" w:hAnsi="Helvetica" w:cs="Helvetica"/>
              <w:color w:val="333333"/>
              <w:sz w:val="21"/>
              <w:szCs w:val="21"/>
              <w:shd w:val="clear" w:color="auto" w:fill="FFFFFF"/>
            </w:rPr>
          </w:rPrChange>
        </w:rPr>
        <w:t xml:space="preserve">and further </w:t>
      </w:r>
      <w:del w:id="1060" w:author="Jim" w:date="2016-07-03T11:35:00Z">
        <w:r w:rsidR="00B42ACA" w:rsidRPr="00AB0085" w:rsidDel="00AB0085">
          <w:rPr>
            <w:rPrChange w:id="1061" w:author="Jim" w:date="2016-07-03T11:35:00Z">
              <w:rPr>
                <w:rFonts w:ascii="Helvetica" w:hAnsi="Helvetica" w:cs="Helvetica"/>
                <w:color w:val="333333"/>
                <w:sz w:val="21"/>
                <w:szCs w:val="21"/>
                <w:shd w:val="clear" w:color="auto" w:fill="FFFFFF"/>
              </w:rPr>
            </w:rPrChange>
          </w:rPr>
          <w:delText xml:space="preserve">it </w:delText>
        </w:r>
      </w:del>
      <w:r w:rsidR="00B42ACA" w:rsidRPr="00AB0085">
        <w:rPr>
          <w:rPrChange w:id="1062" w:author="Jim" w:date="2016-07-03T11:35:00Z">
            <w:rPr>
              <w:rFonts w:ascii="Helvetica" w:hAnsi="Helvetica" w:cs="Helvetica"/>
              <w:color w:val="333333"/>
              <w:sz w:val="21"/>
              <w:szCs w:val="21"/>
              <w:shd w:val="clear" w:color="auto" w:fill="FFFFFF"/>
            </w:rPr>
          </w:rPrChange>
        </w:rPr>
        <w:t>states “</w:t>
      </w:r>
      <w:del w:id="1063" w:author="Jim" w:date="2016-07-03T11:35:00Z">
        <w:r w:rsidR="00B42ACA" w:rsidRPr="00AB0085" w:rsidDel="00AB0085">
          <w:rPr>
            <w:rPrChange w:id="1064"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1065" w:author="Jim" w:date="2016-07-03T11:35:00Z">
            <w:rPr>
              <w:rFonts w:ascii="Helvetica" w:hAnsi="Helvetica" w:cs="Helvetica"/>
              <w:color w:val="333333"/>
              <w:sz w:val="21"/>
              <w:szCs w:val="21"/>
              <w:shd w:val="clear" w:color="auto" w:fill="FFFFFF"/>
            </w:rPr>
          </w:rPrChange>
        </w:rPr>
        <w:t>You check</w:t>
      </w:r>
      <w:ins w:id="1066" w:author="Jim" w:date="2016-07-03T11:35:00Z">
        <w:r>
          <w:t xml:space="preserve"> </w:t>
        </w:r>
      </w:ins>
      <w:r w:rsidR="00B42ACA" w:rsidRPr="00AB0085">
        <w:rPr>
          <w:rPrChange w:id="1067" w:author="Jim" w:date="2016-07-03T11:35:00Z">
            <w:rPr>
              <w:rFonts w:ascii="Helvetica" w:hAnsi="Helvetica" w:cs="Helvetica"/>
              <w:color w:val="333333"/>
              <w:sz w:val="21"/>
              <w:szCs w:val="21"/>
              <w:shd w:val="clear" w:color="auto" w:fill="FFFFFF"/>
            </w:rPr>
          </w:rPrChange>
        </w:rPr>
        <w:t xml:space="preserve">in with the yelp app on an iPhone/iPad or Android device. You have to be within a close proximity to a location to check-in and the app used your phones GPS to measure your location.” Hence </w:t>
      </w:r>
      <w:ins w:id="1068" w:author="Jim" w:date="2016-07-03T11:35:00Z">
        <w:r>
          <w:t xml:space="preserve">it is likely that </w:t>
        </w:r>
      </w:ins>
      <w:r w:rsidR="00B42ACA" w:rsidRPr="00AB0085">
        <w:rPr>
          <w:rPrChange w:id="1069" w:author="Jim" w:date="2016-07-03T11:35:00Z">
            <w:rPr>
              <w:rFonts w:ascii="Helvetica" w:hAnsi="Helvetica" w:cs="Helvetica"/>
              <w:color w:val="333333"/>
              <w:sz w:val="21"/>
              <w:szCs w:val="21"/>
              <w:shd w:val="clear" w:color="auto" w:fill="FFFFFF"/>
            </w:rPr>
          </w:rPrChange>
        </w:rPr>
        <w:t>most of the customer visits will not have a check-in even</w:t>
      </w:r>
      <w:ins w:id="1070" w:author="Jim" w:date="2016-07-03T11:36:00Z">
        <w:r>
          <w:t xml:space="preserve">t (even </w:t>
        </w:r>
      </w:ins>
      <w:del w:id="1071" w:author="Jim" w:date="2016-07-03T11:36:00Z">
        <w:r w:rsidR="00B42ACA" w:rsidRPr="00AB0085" w:rsidDel="00AB0085">
          <w:rPr>
            <w:rPrChange w:id="1072"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1073" w:author="Jim" w:date="2016-07-03T11:35:00Z">
            <w:rPr>
              <w:rFonts w:ascii="Helvetica" w:hAnsi="Helvetica" w:cs="Helvetica"/>
              <w:color w:val="333333"/>
              <w:sz w:val="21"/>
              <w:szCs w:val="21"/>
              <w:shd w:val="clear" w:color="auto" w:fill="FFFFFF"/>
            </w:rPr>
          </w:rPrChange>
        </w:rPr>
        <w:t xml:space="preserve">if the customer came from </w:t>
      </w:r>
      <w:del w:id="1074" w:author="Jim" w:date="2016-07-03T11:36:00Z">
        <w:r w:rsidR="00B42ACA" w:rsidRPr="00AB0085" w:rsidDel="00AB0085">
          <w:rPr>
            <w:rPrChange w:id="1075" w:author="Jim" w:date="2016-07-03T11:35:00Z">
              <w:rPr>
                <w:rFonts w:ascii="Helvetica" w:hAnsi="Helvetica" w:cs="Helvetica"/>
                <w:color w:val="333333"/>
                <w:sz w:val="21"/>
                <w:szCs w:val="21"/>
                <w:shd w:val="clear" w:color="auto" w:fill="FFFFFF"/>
              </w:rPr>
            </w:rPrChange>
          </w:rPr>
          <w:delText>y</w:delText>
        </w:r>
      </w:del>
      <w:ins w:id="1076" w:author="Jim" w:date="2016-07-03T11:36:00Z">
        <w:r>
          <w:t>Y</w:t>
        </w:r>
      </w:ins>
      <w:r w:rsidR="00B42ACA" w:rsidRPr="00AB0085">
        <w:rPr>
          <w:rPrChange w:id="1077" w:author="Jim" w:date="2016-07-03T11:35:00Z">
            <w:rPr>
              <w:rFonts w:ascii="Helvetica" w:hAnsi="Helvetica" w:cs="Helvetica"/>
              <w:color w:val="333333"/>
              <w:sz w:val="21"/>
              <w:szCs w:val="21"/>
              <w:shd w:val="clear" w:color="auto" w:fill="FFFFFF"/>
            </w:rPr>
          </w:rPrChange>
        </w:rPr>
        <w:t>elp</w:t>
      </w:r>
      <w:ins w:id="1078" w:author="Jim" w:date="2016-07-03T11:36:00Z">
        <w:r>
          <w:t>)</w:t>
        </w:r>
      </w:ins>
      <w:r w:rsidR="00B42ACA" w:rsidRPr="00AB0085">
        <w:rPr>
          <w:rPrChange w:id="1079" w:author="Jim" w:date="2016-07-03T11:35:00Z">
            <w:rPr>
              <w:rFonts w:ascii="Helvetica" w:hAnsi="Helvetica" w:cs="Helvetica"/>
              <w:color w:val="333333"/>
              <w:sz w:val="21"/>
              <w:szCs w:val="21"/>
              <w:shd w:val="clear" w:color="auto" w:fill="FFFFFF"/>
            </w:rPr>
          </w:rPrChange>
        </w:rPr>
        <w:t xml:space="preserve"> as the customer will most likely not open the </w:t>
      </w:r>
      <w:del w:id="1080" w:author="Jim" w:date="2016-07-03T11:36:00Z">
        <w:r w:rsidR="00B42ACA" w:rsidRPr="00AB0085" w:rsidDel="00AB0085">
          <w:rPr>
            <w:rPrChange w:id="1081" w:author="Jim" w:date="2016-07-03T11:35:00Z">
              <w:rPr>
                <w:rFonts w:ascii="Helvetica" w:hAnsi="Helvetica" w:cs="Helvetica"/>
                <w:color w:val="333333"/>
                <w:sz w:val="21"/>
                <w:szCs w:val="21"/>
                <w:shd w:val="clear" w:color="auto" w:fill="FFFFFF"/>
              </w:rPr>
            </w:rPrChange>
          </w:rPr>
          <w:delText xml:space="preserve">yelp </w:delText>
        </w:r>
      </w:del>
      <w:r w:rsidR="00B42ACA" w:rsidRPr="00AB0085">
        <w:rPr>
          <w:rPrChange w:id="1082" w:author="Jim" w:date="2016-07-03T11:35:00Z">
            <w:rPr>
              <w:rFonts w:ascii="Helvetica" w:hAnsi="Helvetica" w:cs="Helvetica"/>
              <w:color w:val="333333"/>
              <w:sz w:val="21"/>
              <w:szCs w:val="21"/>
              <w:shd w:val="clear" w:color="auto" w:fill="FFFFFF"/>
            </w:rPr>
          </w:rPrChange>
        </w:rPr>
        <w:t xml:space="preserve">application and </w:t>
      </w:r>
      <w:del w:id="1083" w:author="Jim" w:date="2016-07-03T11:36:00Z">
        <w:r w:rsidR="00B42ACA" w:rsidRPr="00AB0085" w:rsidDel="00AB0085">
          <w:rPr>
            <w:rPrChange w:id="1084" w:author="Jim" w:date="2016-07-03T11:35:00Z">
              <w:rPr>
                <w:rFonts w:ascii="Helvetica" w:hAnsi="Helvetica" w:cs="Helvetica"/>
                <w:color w:val="333333"/>
                <w:sz w:val="21"/>
                <w:szCs w:val="21"/>
                <w:shd w:val="clear" w:color="auto" w:fill="FFFFFF"/>
              </w:rPr>
            </w:rPrChange>
          </w:rPr>
          <w:delText xml:space="preserve">clicking in </w:delText>
        </w:r>
      </w:del>
      <w:r w:rsidR="00B42ACA" w:rsidRPr="00AB0085">
        <w:rPr>
          <w:rPrChange w:id="1085" w:author="Jim" w:date="2016-07-03T11:35:00Z">
            <w:rPr>
              <w:rFonts w:ascii="Helvetica" w:hAnsi="Helvetica" w:cs="Helvetica"/>
              <w:color w:val="333333"/>
              <w:sz w:val="21"/>
              <w:szCs w:val="21"/>
              <w:shd w:val="clear" w:color="auto" w:fill="FFFFFF"/>
            </w:rPr>
          </w:rPrChange>
        </w:rPr>
        <w:t xml:space="preserve">check-in. </w:t>
      </w:r>
    </w:p>
    <w:p w14:paraId="4671D2CD" w14:textId="78504266" w:rsidR="002835B9" w:rsidRPr="00AB0085" w:rsidRDefault="00014E28">
      <w:pPr>
        <w:rPr>
          <w:rPrChange w:id="1086" w:author="Jim" w:date="2016-07-03T11:35:00Z">
            <w:rPr>
              <w:rFonts w:ascii="Helvetica" w:hAnsi="Helvetica" w:cs="Helvetica"/>
              <w:color w:val="333333"/>
              <w:sz w:val="21"/>
              <w:szCs w:val="21"/>
              <w:shd w:val="clear" w:color="auto" w:fill="FFFFFF"/>
            </w:rPr>
          </w:rPrChange>
        </w:rPr>
      </w:pPr>
      <w:del w:id="1087" w:author="Jim" w:date="2016-07-03T11:36:00Z">
        <w:r w:rsidRPr="00AB0085" w:rsidDel="00AB0085">
          <w:rPr>
            <w:rPrChange w:id="1088" w:author="Jim" w:date="2016-07-03T11:35:00Z">
              <w:rPr>
                <w:rFonts w:ascii="Helvetica" w:hAnsi="Helvetica" w:cs="Helvetica"/>
                <w:color w:val="333333"/>
                <w:sz w:val="21"/>
                <w:szCs w:val="21"/>
                <w:shd w:val="clear" w:color="auto" w:fill="FFFFFF"/>
              </w:rPr>
            </w:rPrChange>
          </w:rPr>
          <w:delText>Again</w:delText>
        </w:r>
        <w:r w:rsidR="002835B9" w:rsidRPr="00AB0085" w:rsidDel="00AB0085">
          <w:rPr>
            <w:rPrChange w:id="1089" w:author="Jim" w:date="2016-07-03T11:35:00Z">
              <w:rPr>
                <w:rFonts w:ascii="Helvetica" w:hAnsi="Helvetica" w:cs="Helvetica"/>
                <w:color w:val="333333"/>
                <w:sz w:val="21"/>
                <w:szCs w:val="21"/>
                <w:shd w:val="clear" w:color="auto" w:fill="FFFFFF"/>
              </w:rPr>
            </w:rPrChange>
          </w:rPr>
          <w:delText xml:space="preserve"> w</w:delText>
        </w:r>
      </w:del>
      <w:ins w:id="1090" w:author="Jim" w:date="2016-07-03T11:36:00Z">
        <w:r w:rsidR="00AB0085">
          <w:t>W</w:t>
        </w:r>
      </w:ins>
      <w:r w:rsidR="002835B9" w:rsidRPr="00AB0085">
        <w:rPr>
          <w:rPrChange w:id="1091" w:author="Jim" w:date="2016-07-03T11:35:00Z">
            <w:rPr>
              <w:rFonts w:ascii="Helvetica" w:hAnsi="Helvetica" w:cs="Helvetica"/>
              <w:color w:val="333333"/>
              <w:sz w:val="21"/>
              <w:szCs w:val="21"/>
              <w:shd w:val="clear" w:color="auto" w:fill="FFFFFF"/>
            </w:rPr>
          </w:rPrChange>
        </w:rPr>
        <w:t xml:space="preserve">e </w:t>
      </w:r>
      <w:ins w:id="1092" w:author="Jim" w:date="2016-07-03T11:36:00Z">
        <w:r w:rsidR="00AB0085">
          <w:t xml:space="preserve">therefore </w:t>
        </w:r>
      </w:ins>
      <w:r w:rsidR="002835B9" w:rsidRPr="00AB0085">
        <w:rPr>
          <w:rPrChange w:id="1093" w:author="Jim" w:date="2016-07-03T11:35:00Z">
            <w:rPr>
              <w:rFonts w:ascii="Helvetica" w:hAnsi="Helvetica" w:cs="Helvetica"/>
              <w:color w:val="333333"/>
              <w:sz w:val="21"/>
              <w:szCs w:val="21"/>
              <w:shd w:val="clear" w:color="auto" w:fill="FFFFFF"/>
            </w:rPr>
          </w:rPrChange>
        </w:rPr>
        <w:t>decide</w:t>
      </w:r>
      <w:ins w:id="1094" w:author="Jim" w:date="2016-07-03T11:36:00Z">
        <w:r w:rsidR="00AB0085">
          <w:t>d</w:t>
        </w:r>
      </w:ins>
      <w:r w:rsidR="002835B9" w:rsidRPr="00AB0085">
        <w:rPr>
          <w:rPrChange w:id="1095" w:author="Jim" w:date="2016-07-03T11:35:00Z">
            <w:rPr>
              <w:rFonts w:ascii="Helvetica" w:hAnsi="Helvetica" w:cs="Helvetica"/>
              <w:color w:val="333333"/>
              <w:sz w:val="21"/>
              <w:szCs w:val="21"/>
              <w:shd w:val="clear" w:color="auto" w:fill="FFFFFF"/>
            </w:rPr>
          </w:rPrChange>
        </w:rPr>
        <w:t xml:space="preserve"> to use a </w:t>
      </w:r>
      <w:del w:id="1096" w:author="Jim" w:date="2016-07-03T11:36:00Z">
        <w:r w:rsidR="002835B9" w:rsidRPr="00AB0085" w:rsidDel="00AB0085">
          <w:rPr>
            <w:rPrChange w:id="1097" w:author="Jim" w:date="2016-07-03T11:35:00Z">
              <w:rPr>
                <w:rFonts w:ascii="Helvetica" w:hAnsi="Helvetica" w:cs="Helvetica"/>
                <w:color w:val="333333"/>
                <w:sz w:val="21"/>
                <w:szCs w:val="21"/>
                <w:shd w:val="clear" w:color="auto" w:fill="FFFFFF"/>
              </w:rPr>
            </w:rPrChange>
          </w:rPr>
          <w:delText xml:space="preserve">ratio </w:delText>
        </w:r>
      </w:del>
      <w:proofErr w:type="spellStart"/>
      <w:ins w:id="1098" w:author="Jim" w:date="2016-07-03T11:36:00Z">
        <w:r w:rsidR="00AB0085">
          <w:t>mutliple</w:t>
        </w:r>
        <w:proofErr w:type="spellEnd"/>
        <w:r w:rsidR="00AB0085" w:rsidRPr="00AB0085">
          <w:rPr>
            <w:rPrChange w:id="1099" w:author="Jim" w:date="2016-07-03T11:35:00Z">
              <w:rPr>
                <w:rFonts w:ascii="Helvetica" w:hAnsi="Helvetica" w:cs="Helvetica"/>
                <w:color w:val="333333"/>
                <w:sz w:val="21"/>
                <w:szCs w:val="21"/>
                <w:shd w:val="clear" w:color="auto" w:fill="FFFFFF"/>
              </w:rPr>
            </w:rPrChange>
          </w:rPr>
          <w:t xml:space="preserve"> </w:t>
        </w:r>
      </w:ins>
      <w:r w:rsidR="002835B9" w:rsidRPr="00AB0085">
        <w:rPr>
          <w:rPrChange w:id="1100" w:author="Jim" w:date="2016-07-03T11:35:00Z">
            <w:rPr>
              <w:rFonts w:ascii="Helvetica" w:hAnsi="Helvetica" w:cs="Helvetica"/>
              <w:color w:val="333333"/>
              <w:sz w:val="21"/>
              <w:szCs w:val="21"/>
              <w:shd w:val="clear" w:color="auto" w:fill="FFFFFF"/>
            </w:rPr>
          </w:rPrChange>
        </w:rPr>
        <w:t xml:space="preserve">of the </w:t>
      </w:r>
      <w:del w:id="1101" w:author="Jim" w:date="2016-07-03T11:36:00Z">
        <w:r w:rsidR="002835B9" w:rsidRPr="00AB0085" w:rsidDel="00AB0085">
          <w:rPr>
            <w:rPrChange w:id="1102" w:author="Jim" w:date="2016-07-03T11:35:00Z">
              <w:rPr>
                <w:rFonts w:ascii="Helvetica" w:hAnsi="Helvetica" w:cs="Helvetica"/>
                <w:color w:val="333333"/>
                <w:sz w:val="21"/>
                <w:szCs w:val="21"/>
                <w:shd w:val="clear" w:color="auto" w:fill="FFFFFF"/>
              </w:rPr>
            </w:rPrChange>
          </w:rPr>
          <w:delText xml:space="preserve">amount </w:delText>
        </w:r>
      </w:del>
      <w:ins w:id="1103" w:author="Jim" w:date="2016-07-03T11:36:00Z">
        <w:r w:rsidR="00AB0085">
          <w:t>number</w:t>
        </w:r>
        <w:r w:rsidR="00AB0085" w:rsidRPr="00AB0085">
          <w:rPr>
            <w:rPrChange w:id="1104" w:author="Jim" w:date="2016-07-03T11:35:00Z">
              <w:rPr>
                <w:rFonts w:ascii="Helvetica" w:hAnsi="Helvetica" w:cs="Helvetica"/>
                <w:color w:val="333333"/>
                <w:sz w:val="21"/>
                <w:szCs w:val="21"/>
                <w:shd w:val="clear" w:color="auto" w:fill="FFFFFF"/>
              </w:rPr>
            </w:rPrChange>
          </w:rPr>
          <w:t xml:space="preserve"> </w:t>
        </w:r>
      </w:ins>
      <w:r w:rsidR="002835B9" w:rsidRPr="00AB0085">
        <w:rPr>
          <w:rPrChange w:id="1105" w:author="Jim" w:date="2016-07-03T11:35:00Z">
            <w:rPr>
              <w:rFonts w:ascii="Helvetica" w:hAnsi="Helvetica" w:cs="Helvetica"/>
              <w:color w:val="333333"/>
              <w:sz w:val="21"/>
              <w:szCs w:val="21"/>
              <w:shd w:val="clear" w:color="auto" w:fill="FFFFFF"/>
            </w:rPr>
          </w:rPrChange>
        </w:rPr>
        <w:t xml:space="preserve">of reviews for a restaurant as an indicator </w:t>
      </w:r>
      <w:ins w:id="1106" w:author="Jim" w:date="2016-07-03T11:36:00Z">
        <w:r w:rsidR="00AB0085">
          <w:t xml:space="preserve">for the number </w:t>
        </w:r>
      </w:ins>
      <w:r w:rsidR="002835B9" w:rsidRPr="00AB0085">
        <w:rPr>
          <w:rPrChange w:id="1107" w:author="Jim" w:date="2016-07-03T11:35:00Z">
            <w:rPr>
              <w:rFonts w:ascii="Helvetica" w:hAnsi="Helvetica" w:cs="Helvetica"/>
              <w:color w:val="333333"/>
              <w:sz w:val="21"/>
              <w:szCs w:val="21"/>
              <w:shd w:val="clear" w:color="auto" w:fill="FFFFFF"/>
            </w:rPr>
          </w:rPrChange>
        </w:rPr>
        <w:t xml:space="preserve">of visitors. We </w:t>
      </w:r>
      <w:del w:id="1108" w:author="Jim" w:date="2016-07-03T11:37:00Z">
        <w:r w:rsidR="00636C2E" w:rsidRPr="00AB0085" w:rsidDel="00AB0085">
          <w:rPr>
            <w:rPrChange w:id="1109" w:author="Jim" w:date="2016-07-03T11:35:00Z">
              <w:rPr>
                <w:rFonts w:ascii="Helvetica" w:hAnsi="Helvetica" w:cs="Helvetica"/>
                <w:color w:val="333333"/>
                <w:sz w:val="21"/>
                <w:szCs w:val="21"/>
                <w:shd w:val="clear" w:color="auto" w:fill="FFFFFF"/>
              </w:rPr>
            </w:rPrChange>
          </w:rPr>
          <w:delText xml:space="preserve">give </w:delText>
        </w:r>
      </w:del>
      <w:ins w:id="1110" w:author="Jim" w:date="2016-07-03T11:37:00Z">
        <w:r w:rsidR="00AB0085">
          <w:t>assumed that</w:t>
        </w:r>
        <w:r w:rsidR="00AB0085" w:rsidRPr="00AB0085">
          <w:rPr>
            <w:rPrChange w:id="1111" w:author="Jim" w:date="2016-07-03T11:35:00Z">
              <w:rPr>
                <w:rFonts w:ascii="Helvetica" w:hAnsi="Helvetica" w:cs="Helvetica"/>
                <w:color w:val="333333"/>
                <w:sz w:val="21"/>
                <w:szCs w:val="21"/>
                <w:shd w:val="clear" w:color="auto" w:fill="FFFFFF"/>
              </w:rPr>
            </w:rPrChange>
          </w:rPr>
          <w:t xml:space="preserve"> </w:t>
        </w:r>
      </w:ins>
      <w:r w:rsidR="00636C2E" w:rsidRPr="00AB0085">
        <w:rPr>
          <w:rPrChange w:id="1112" w:author="Jim" w:date="2016-07-03T11:35:00Z">
            <w:rPr>
              <w:rFonts w:ascii="Helvetica" w:hAnsi="Helvetica" w:cs="Helvetica"/>
              <w:color w:val="333333"/>
              <w:sz w:val="21"/>
              <w:szCs w:val="21"/>
              <w:shd w:val="clear" w:color="auto" w:fill="FFFFFF"/>
            </w:rPr>
          </w:rPrChange>
        </w:rPr>
        <w:t xml:space="preserve">the number of reviews </w:t>
      </w:r>
      <w:del w:id="1113" w:author="Jim" w:date="2016-07-03T11:37:00Z">
        <w:r w:rsidR="00636C2E" w:rsidRPr="00AB0085" w:rsidDel="00AB0085">
          <w:rPr>
            <w:rPrChange w:id="1114" w:author="Jim" w:date="2016-07-03T11:35:00Z">
              <w:rPr>
                <w:rFonts w:ascii="Helvetica" w:hAnsi="Helvetica" w:cs="Helvetica"/>
                <w:color w:val="333333"/>
                <w:sz w:val="21"/>
                <w:szCs w:val="21"/>
                <w:shd w:val="clear" w:color="auto" w:fill="FFFFFF"/>
              </w:rPr>
            </w:rPrChange>
          </w:rPr>
          <w:delText xml:space="preserve">a meaning such as that it </w:delText>
        </w:r>
      </w:del>
      <w:r w:rsidR="00636C2E" w:rsidRPr="00AB0085">
        <w:rPr>
          <w:rPrChange w:id="1115" w:author="Jim" w:date="2016-07-03T11:35:00Z">
            <w:rPr>
              <w:rFonts w:ascii="Helvetica" w:hAnsi="Helvetica" w:cs="Helvetica"/>
              <w:color w:val="333333"/>
              <w:sz w:val="21"/>
              <w:szCs w:val="21"/>
              <w:shd w:val="clear" w:color="auto" w:fill="FFFFFF"/>
            </w:rPr>
          </w:rPrChange>
        </w:rPr>
        <w:t>indicate</w:t>
      </w:r>
      <w:ins w:id="1116" w:author="Jim" w:date="2016-07-03T11:37:00Z">
        <w:r w:rsidR="00AB0085">
          <w:t xml:space="preserve"> approximately</w:t>
        </w:r>
      </w:ins>
      <w:del w:id="1117" w:author="Jim" w:date="2016-07-03T11:37:00Z">
        <w:r w:rsidR="00636C2E" w:rsidRPr="00AB0085" w:rsidDel="00AB0085">
          <w:rPr>
            <w:rPrChange w:id="1118" w:author="Jim" w:date="2016-07-03T11:35:00Z">
              <w:rPr>
                <w:rFonts w:ascii="Helvetica" w:hAnsi="Helvetica" w:cs="Helvetica"/>
                <w:color w:val="333333"/>
                <w:sz w:val="21"/>
                <w:szCs w:val="21"/>
                <w:shd w:val="clear" w:color="auto" w:fill="FFFFFF"/>
              </w:rPr>
            </w:rPrChange>
          </w:rPr>
          <w:delText>s</w:delText>
        </w:r>
      </w:del>
      <w:r w:rsidR="002835B9" w:rsidRPr="00AB0085">
        <w:rPr>
          <w:rPrChange w:id="1119" w:author="Jim" w:date="2016-07-03T11:35:00Z">
            <w:rPr>
              <w:rFonts w:ascii="Helvetica" w:hAnsi="Helvetica" w:cs="Helvetica"/>
              <w:color w:val="333333"/>
              <w:sz w:val="21"/>
              <w:szCs w:val="21"/>
              <w:shd w:val="clear" w:color="auto" w:fill="FFFFFF"/>
            </w:rPr>
          </w:rPrChange>
        </w:rPr>
        <w:t xml:space="preserve"> </w:t>
      </w:r>
      <w:r w:rsidR="00636C2E" w:rsidRPr="00AB0085">
        <w:rPr>
          <w:rPrChange w:id="1120" w:author="Jim" w:date="2016-07-03T11:35:00Z">
            <w:rPr>
              <w:rFonts w:ascii="Helvetica" w:hAnsi="Helvetica" w:cs="Helvetica"/>
              <w:color w:val="333333"/>
              <w:sz w:val="21"/>
              <w:szCs w:val="21"/>
              <w:shd w:val="clear" w:color="auto" w:fill="FFFFFF"/>
            </w:rPr>
          </w:rPrChange>
        </w:rPr>
        <w:t>.</w:t>
      </w:r>
      <w:r w:rsidR="002835B9" w:rsidRPr="00AB0085">
        <w:rPr>
          <w:rPrChange w:id="1121" w:author="Jim" w:date="2016-07-03T11:35:00Z">
            <w:rPr>
              <w:rFonts w:ascii="Helvetica" w:hAnsi="Helvetica" w:cs="Helvetica"/>
              <w:color w:val="333333"/>
              <w:sz w:val="21"/>
              <w:szCs w:val="21"/>
              <w:shd w:val="clear" w:color="auto" w:fill="FFFFFF"/>
            </w:rPr>
          </w:rPrChange>
        </w:rPr>
        <w:t xml:space="preserve">1% of </w:t>
      </w:r>
      <w:del w:id="1122" w:author="Jim" w:date="2016-07-03T11:37:00Z">
        <w:r w:rsidR="002835B9" w:rsidRPr="00AB0085" w:rsidDel="00AB0085">
          <w:rPr>
            <w:rPrChange w:id="1123" w:author="Jim" w:date="2016-07-03T11:35:00Z">
              <w:rPr>
                <w:rFonts w:ascii="Helvetica" w:hAnsi="Helvetica" w:cs="Helvetica"/>
                <w:color w:val="333333"/>
                <w:sz w:val="21"/>
                <w:szCs w:val="21"/>
                <w:shd w:val="clear" w:color="auto" w:fill="FFFFFF"/>
              </w:rPr>
            </w:rPrChange>
          </w:rPr>
          <w:delText xml:space="preserve">people </w:delText>
        </w:r>
        <w:r w:rsidR="00636C2E" w:rsidRPr="00AB0085" w:rsidDel="00AB0085">
          <w:rPr>
            <w:rPrChange w:id="1124" w:author="Jim" w:date="2016-07-03T11:35:00Z">
              <w:rPr>
                <w:rFonts w:ascii="Helvetica" w:hAnsi="Helvetica" w:cs="Helvetica"/>
                <w:color w:val="333333"/>
                <w:sz w:val="21"/>
                <w:szCs w:val="21"/>
                <w:shd w:val="clear" w:color="auto" w:fill="FFFFFF"/>
              </w:rPr>
            </w:rPrChange>
          </w:rPr>
          <w:delText>that will</w:delText>
        </w:r>
      </w:del>
      <w:ins w:id="1125" w:author="Jim" w:date="2016-07-03T11:37:00Z">
        <w:r w:rsidR="00AB0085">
          <w:t>total</w:t>
        </w:r>
      </w:ins>
      <w:r w:rsidR="00636C2E" w:rsidRPr="00AB0085">
        <w:rPr>
          <w:rPrChange w:id="1126" w:author="Jim" w:date="2016-07-03T11:35:00Z">
            <w:rPr>
              <w:rFonts w:ascii="Helvetica" w:hAnsi="Helvetica" w:cs="Helvetica"/>
              <w:color w:val="333333"/>
              <w:sz w:val="21"/>
              <w:szCs w:val="21"/>
              <w:shd w:val="clear" w:color="auto" w:fill="FFFFFF"/>
            </w:rPr>
          </w:rPrChange>
        </w:rPr>
        <w:t xml:space="preserve"> visit</w:t>
      </w:r>
      <w:ins w:id="1127" w:author="Jim" w:date="2016-07-03T11:37:00Z">
        <w:r w:rsidR="00AB0085">
          <w:t>s</w:t>
        </w:r>
      </w:ins>
      <w:del w:id="1128" w:author="Jim" w:date="2016-07-03T11:37:00Z">
        <w:r w:rsidR="00636C2E" w:rsidRPr="00AB0085" w:rsidDel="00AB0085">
          <w:rPr>
            <w:rPrChange w:id="1129" w:author="Jim" w:date="2016-07-03T11:35:00Z">
              <w:rPr>
                <w:rFonts w:ascii="Helvetica" w:hAnsi="Helvetica" w:cs="Helvetica"/>
                <w:color w:val="333333"/>
                <w:sz w:val="21"/>
                <w:szCs w:val="21"/>
                <w:shd w:val="clear" w:color="auto" w:fill="FFFFFF"/>
              </w:rPr>
            </w:rPrChange>
          </w:rPr>
          <w:delText xml:space="preserve"> the store</w:delText>
        </w:r>
      </w:del>
      <w:r w:rsidR="002835B9" w:rsidRPr="00AB0085">
        <w:rPr>
          <w:rPrChange w:id="1130" w:author="Jim" w:date="2016-07-03T11:35:00Z">
            <w:rPr>
              <w:rFonts w:ascii="Helvetica" w:hAnsi="Helvetica" w:cs="Helvetica"/>
              <w:color w:val="333333"/>
              <w:sz w:val="21"/>
              <w:szCs w:val="21"/>
              <w:shd w:val="clear" w:color="auto" w:fill="FFFFFF"/>
            </w:rPr>
          </w:rPrChange>
        </w:rPr>
        <w:t xml:space="preserve">. Finally, we found the average number of </w:t>
      </w:r>
      <w:del w:id="1131" w:author="Kane Wu" w:date="2016-07-03T12:49:00Z">
        <w:r w:rsidR="002835B9" w:rsidRPr="00AB0085" w:rsidDel="00F34263">
          <w:rPr>
            <w:rPrChange w:id="1132" w:author="Jim" w:date="2016-07-03T11:35:00Z">
              <w:rPr>
                <w:rFonts w:ascii="Helvetica" w:hAnsi="Helvetica" w:cs="Helvetica"/>
                <w:color w:val="333333"/>
                <w:sz w:val="21"/>
                <w:szCs w:val="21"/>
                <w:shd w:val="clear" w:color="auto" w:fill="FFFFFF"/>
              </w:rPr>
            </w:rPrChange>
          </w:rPr>
          <w:delText xml:space="preserve">users </w:delText>
        </w:r>
      </w:del>
      <w:ins w:id="1133" w:author="Kane Wu" w:date="2016-07-03T12:49:00Z">
        <w:r w:rsidR="00F34263">
          <w:t>reviews</w:t>
        </w:r>
        <w:r w:rsidR="00F34263" w:rsidRPr="00AB0085">
          <w:rPr>
            <w:rPrChange w:id="1134" w:author="Jim" w:date="2016-07-03T11:35:00Z">
              <w:rPr>
                <w:rFonts w:ascii="Helvetica" w:hAnsi="Helvetica" w:cs="Helvetica"/>
                <w:color w:val="333333"/>
                <w:sz w:val="21"/>
                <w:szCs w:val="21"/>
                <w:shd w:val="clear" w:color="auto" w:fill="FFFFFF"/>
              </w:rPr>
            </w:rPrChange>
          </w:rPr>
          <w:t xml:space="preserve"> </w:t>
        </w:r>
      </w:ins>
      <w:r w:rsidR="002835B9" w:rsidRPr="00AB0085">
        <w:rPr>
          <w:rPrChange w:id="1135" w:author="Jim" w:date="2016-07-03T11:35:00Z">
            <w:rPr>
              <w:rFonts w:ascii="Helvetica" w:hAnsi="Helvetica" w:cs="Helvetica"/>
              <w:color w:val="333333"/>
              <w:sz w:val="21"/>
              <w:szCs w:val="21"/>
              <w:shd w:val="clear" w:color="auto" w:fill="FFFFFF"/>
            </w:rPr>
          </w:rPrChange>
        </w:rPr>
        <w:t xml:space="preserve">per restaurant in </w:t>
      </w:r>
      <w:del w:id="1136" w:author="Jim" w:date="2016-07-03T11:38:00Z">
        <w:r w:rsidR="002835B9" w:rsidRPr="00AB0085" w:rsidDel="00AB0085">
          <w:rPr>
            <w:rPrChange w:id="1137" w:author="Jim" w:date="2016-07-03T11:35:00Z">
              <w:rPr>
                <w:rFonts w:ascii="Helvetica" w:hAnsi="Helvetica" w:cs="Helvetica"/>
                <w:color w:val="333333"/>
                <w:sz w:val="21"/>
                <w:szCs w:val="21"/>
                <w:shd w:val="clear" w:color="auto" w:fill="FFFFFF"/>
              </w:rPr>
            </w:rPrChange>
          </w:rPr>
          <w:delText xml:space="preserve">that </w:delText>
        </w:r>
      </w:del>
      <w:ins w:id="1138" w:author="Jim" w:date="2016-07-03T11:38:00Z">
        <w:r w:rsidR="00AB0085">
          <w:t>each</w:t>
        </w:r>
        <w:r w:rsidR="00AB0085" w:rsidRPr="00AB0085">
          <w:rPr>
            <w:rPrChange w:id="1139" w:author="Jim" w:date="2016-07-03T11:35:00Z">
              <w:rPr>
                <w:rFonts w:ascii="Helvetica" w:hAnsi="Helvetica" w:cs="Helvetica"/>
                <w:color w:val="333333"/>
                <w:sz w:val="21"/>
                <w:szCs w:val="21"/>
                <w:shd w:val="clear" w:color="auto" w:fill="FFFFFF"/>
              </w:rPr>
            </w:rPrChange>
          </w:rPr>
          <w:t xml:space="preserve"> </w:t>
        </w:r>
      </w:ins>
      <w:r w:rsidR="002835B9" w:rsidRPr="00AB0085">
        <w:rPr>
          <w:rPrChange w:id="1140" w:author="Jim" w:date="2016-07-03T11:35:00Z">
            <w:rPr>
              <w:rFonts w:ascii="Helvetica" w:hAnsi="Helvetica" w:cs="Helvetica"/>
              <w:color w:val="333333"/>
              <w:sz w:val="21"/>
              <w:szCs w:val="21"/>
              <w:shd w:val="clear" w:color="auto" w:fill="FFFFFF"/>
            </w:rPr>
          </w:rPrChange>
        </w:rPr>
        <w:t>zip</w:t>
      </w:r>
      <w:ins w:id="1141" w:author="Jim" w:date="2016-07-03T11:38:00Z">
        <w:r w:rsidR="00AB0085">
          <w:t xml:space="preserve"> </w:t>
        </w:r>
      </w:ins>
      <w:r w:rsidR="002835B9" w:rsidRPr="00AB0085">
        <w:rPr>
          <w:rPrChange w:id="1142" w:author="Jim" w:date="2016-07-03T11:35:00Z">
            <w:rPr>
              <w:rFonts w:ascii="Helvetica" w:hAnsi="Helvetica" w:cs="Helvetica"/>
              <w:color w:val="333333"/>
              <w:sz w:val="21"/>
              <w:szCs w:val="21"/>
              <w:shd w:val="clear" w:color="auto" w:fill="FFFFFF"/>
            </w:rPr>
          </w:rPrChange>
        </w:rPr>
        <w:t xml:space="preserve">code which will </w:t>
      </w:r>
      <w:del w:id="1143" w:author="Jim" w:date="2016-07-03T11:38:00Z">
        <w:r w:rsidR="002835B9" w:rsidRPr="00AB0085" w:rsidDel="00AB0085">
          <w:rPr>
            <w:rPrChange w:id="1144" w:author="Jim" w:date="2016-07-03T11:35:00Z">
              <w:rPr>
                <w:rFonts w:ascii="Helvetica" w:hAnsi="Helvetica" w:cs="Helvetica"/>
                <w:color w:val="333333"/>
                <w:sz w:val="21"/>
                <w:szCs w:val="21"/>
                <w:shd w:val="clear" w:color="auto" w:fill="FFFFFF"/>
              </w:rPr>
            </w:rPrChange>
          </w:rPr>
          <w:delText xml:space="preserve">give </w:delText>
        </w:r>
      </w:del>
      <w:ins w:id="1145" w:author="Jim" w:date="2016-07-03T11:38:00Z">
        <w:r w:rsidR="00AB0085">
          <w:t xml:space="preserve">provided a </w:t>
        </w:r>
      </w:ins>
      <w:r w:rsidR="002835B9" w:rsidRPr="00AB0085">
        <w:rPr>
          <w:rPrChange w:id="1146" w:author="Jim" w:date="2016-07-03T11:35:00Z">
            <w:rPr>
              <w:rFonts w:ascii="Helvetica" w:hAnsi="Helvetica" w:cs="Helvetica"/>
              <w:color w:val="333333"/>
              <w:sz w:val="21"/>
              <w:szCs w:val="21"/>
              <w:shd w:val="clear" w:color="auto" w:fill="FFFFFF"/>
            </w:rPr>
          </w:rPrChange>
        </w:rPr>
        <w:t>review</w:t>
      </w:r>
      <w:del w:id="1147" w:author="Jim" w:date="2016-07-03T11:38:00Z">
        <w:r w:rsidR="002835B9" w:rsidRPr="00AB0085" w:rsidDel="00AB0085">
          <w:rPr>
            <w:rPrChange w:id="1148" w:author="Jim" w:date="2016-07-03T11:35:00Z">
              <w:rPr>
                <w:rFonts w:ascii="Helvetica" w:hAnsi="Helvetica" w:cs="Helvetica"/>
                <w:color w:val="333333"/>
                <w:sz w:val="21"/>
                <w:szCs w:val="21"/>
                <w:shd w:val="clear" w:color="auto" w:fill="FFFFFF"/>
              </w:rPr>
            </w:rPrChange>
          </w:rPr>
          <w:delText>s</w:delText>
        </w:r>
      </w:del>
      <w:ins w:id="1149" w:author="Jim" w:date="2016-07-03T11:38:00Z">
        <w:r w:rsidR="00AB0085">
          <w:t xml:space="preserve"> (table </w:t>
        </w:r>
      </w:ins>
      <w:ins w:id="1150" w:author="Kane Wu" w:date="2016-07-03T12:47:00Z">
        <w:r w:rsidR="00690711">
          <w:t>2</w:t>
        </w:r>
      </w:ins>
      <w:ins w:id="1151" w:author="Jim" w:date="2016-07-03T11:38:00Z">
        <w:del w:id="1152" w:author="Kane Wu" w:date="2016-07-03T12:47:00Z">
          <w:r w:rsidR="00AB0085" w:rsidDel="00690711">
            <w:delText>[x]</w:delText>
          </w:r>
        </w:del>
        <w:r w:rsidR="00AB0085">
          <w:t>)</w:t>
        </w:r>
      </w:ins>
      <w:r w:rsidR="002835B9" w:rsidRPr="00AB0085">
        <w:rPr>
          <w:rPrChange w:id="1153" w:author="Jim" w:date="2016-07-03T11:35:00Z">
            <w:rPr>
              <w:rFonts w:ascii="Helvetica" w:hAnsi="Helvetica" w:cs="Helvetica"/>
              <w:color w:val="333333"/>
              <w:sz w:val="21"/>
              <w:szCs w:val="21"/>
              <w:shd w:val="clear" w:color="auto" w:fill="FFFFFF"/>
            </w:rPr>
          </w:rPrChange>
        </w:rPr>
        <w:t xml:space="preserve">. </w:t>
      </w:r>
    </w:p>
    <w:p w14:paraId="17B0E7B4" w14:textId="18E2059F" w:rsidR="00636C2E" w:rsidRPr="00AB0085" w:rsidDel="00AB0085" w:rsidRDefault="00636C2E">
      <w:pPr>
        <w:rPr>
          <w:del w:id="1154" w:author="Jim" w:date="2016-07-03T11:38:00Z"/>
          <w:rPrChange w:id="1155" w:author="Jim" w:date="2016-07-03T11:35:00Z">
            <w:rPr>
              <w:del w:id="1156" w:author="Jim" w:date="2016-07-03T11:38:00Z"/>
              <w:rFonts w:ascii="Helvetica" w:hAnsi="Helvetica" w:cs="Helvetica"/>
              <w:color w:val="333333"/>
              <w:sz w:val="21"/>
              <w:szCs w:val="21"/>
              <w:shd w:val="clear" w:color="auto" w:fill="FFFFFF"/>
            </w:rPr>
          </w:rPrChange>
        </w:rPr>
      </w:pPr>
      <w:del w:id="1157" w:author="Jim" w:date="2016-07-03T11:38:00Z">
        <w:r w:rsidRPr="00AB0085" w:rsidDel="00AB0085">
          <w:rPr>
            <w:rPrChange w:id="1158" w:author="Jim" w:date="2016-07-03T11:35:00Z">
              <w:rPr>
                <w:rFonts w:ascii="Helvetica" w:hAnsi="Helvetica" w:cs="Helvetica"/>
                <w:color w:val="333333"/>
                <w:sz w:val="21"/>
                <w:szCs w:val="21"/>
                <w:shd w:val="clear" w:color="auto" w:fill="FFFFFF"/>
              </w:rPr>
            </w:rPrChange>
          </w:rPr>
          <w:delText xml:space="preserve">The results are as follows </w:delText>
        </w:r>
      </w:del>
    </w:p>
    <w:commentRangeStart w:id="1159"/>
    <w:p w14:paraId="78B5A713" w14:textId="0DA02AC8" w:rsidR="00636C2E" w:rsidDel="00690711" w:rsidRDefault="00636C2E">
      <w:pPr>
        <w:rPr>
          <w:del w:id="1160" w:author="Kane Wu" w:date="2016-07-03T12:48:00Z"/>
        </w:rPr>
      </w:pPr>
      <w:del w:id="1161" w:author="Kane Wu" w:date="2016-07-03T12:48:00Z">
        <w:r w:rsidDel="00690711">
          <w:rPr>
            <w:rFonts w:ascii="Helvetica" w:hAnsi="Helvetica" w:cs="Helvetica"/>
            <w:color w:val="333333"/>
            <w:sz w:val="21"/>
            <w:szCs w:val="21"/>
            <w:shd w:val="clear" w:color="auto" w:fill="FFFFFF"/>
          </w:rPr>
          <w:fldChar w:fldCharType="begin"/>
        </w:r>
        <w:r w:rsidDel="00690711">
          <w:rPr>
            <w:rFonts w:ascii="Helvetica" w:hAnsi="Helvetica" w:cs="Helvetica"/>
            <w:color w:val="333333"/>
            <w:sz w:val="21"/>
            <w:szCs w:val="21"/>
            <w:shd w:val="clear" w:color="auto" w:fill="FFFFFF"/>
          </w:rPr>
          <w:delInstrText xml:space="preserve"> LINK Excel.Sheet.12 "Book2" "Sheet1!R8C7:R9C14" \a \f 5 \h  \* MERGEFORMAT </w:delInstrText>
        </w:r>
        <w:r w:rsidDel="00690711">
          <w:rPr>
            <w:rFonts w:ascii="Helvetica" w:hAnsi="Helvetica" w:cs="Helvetica"/>
            <w:color w:val="333333"/>
            <w:sz w:val="21"/>
            <w:szCs w:val="21"/>
            <w:shd w:val="clear" w:color="auto" w:fill="FFFFFF"/>
          </w:rPr>
          <w:fldChar w:fldCharType="separate"/>
        </w:r>
      </w:del>
    </w:p>
    <w:tbl>
      <w:tblPr>
        <w:tblStyle w:val="TableGrid"/>
        <w:tblW w:w="7680" w:type="dxa"/>
        <w:tblLook w:val="04A0" w:firstRow="1" w:lastRow="0" w:firstColumn="1" w:lastColumn="0" w:noHBand="0" w:noVBand="1"/>
      </w:tblPr>
      <w:tblGrid>
        <w:gridCol w:w="1092"/>
        <w:gridCol w:w="1092"/>
        <w:gridCol w:w="1092"/>
        <w:gridCol w:w="960"/>
        <w:gridCol w:w="1092"/>
        <w:gridCol w:w="1092"/>
        <w:gridCol w:w="1092"/>
        <w:gridCol w:w="1092"/>
      </w:tblGrid>
      <w:tr w:rsidR="00636C2E" w:rsidRPr="00636C2E" w:rsidDel="00690711" w14:paraId="0171BD89" w14:textId="1457B6A6" w:rsidTr="00636C2E">
        <w:trPr>
          <w:trHeight w:val="290"/>
          <w:del w:id="1162" w:author="Kane Wu" w:date="2016-07-03T12:48:00Z"/>
        </w:trPr>
        <w:tc>
          <w:tcPr>
            <w:tcW w:w="960" w:type="dxa"/>
            <w:noWrap/>
            <w:hideMark/>
          </w:tcPr>
          <w:p w14:paraId="6BD77711" w14:textId="1886CCE3" w:rsidR="00636C2E" w:rsidRPr="00636C2E" w:rsidDel="00690711" w:rsidRDefault="00636C2E">
            <w:pPr>
              <w:rPr>
                <w:del w:id="1163" w:author="Kane Wu" w:date="2016-07-03T12:48:00Z"/>
                <w:rFonts w:ascii="Helvetica" w:hAnsi="Helvetica" w:cs="Helvetica"/>
                <w:color w:val="333333"/>
                <w:sz w:val="21"/>
                <w:szCs w:val="21"/>
                <w:shd w:val="clear" w:color="auto" w:fill="FFFFFF"/>
              </w:rPr>
            </w:pPr>
            <w:del w:id="1164" w:author="Kane Wu" w:date="2016-07-03T12:48:00Z">
              <w:r w:rsidRPr="00636C2E" w:rsidDel="00690711">
                <w:rPr>
                  <w:rFonts w:ascii="Helvetica" w:hAnsi="Helvetica" w:cs="Helvetica"/>
                  <w:color w:val="333333"/>
                  <w:sz w:val="21"/>
                  <w:szCs w:val="21"/>
                  <w:shd w:val="clear" w:color="auto" w:fill="FFFFFF"/>
                </w:rPr>
                <w:delText>EH1</w:delText>
              </w:r>
            </w:del>
          </w:p>
        </w:tc>
        <w:tc>
          <w:tcPr>
            <w:tcW w:w="960" w:type="dxa"/>
            <w:noWrap/>
            <w:hideMark/>
          </w:tcPr>
          <w:p w14:paraId="43FFA80F" w14:textId="6549D046" w:rsidR="00636C2E" w:rsidRPr="00636C2E" w:rsidDel="00690711" w:rsidRDefault="00636C2E">
            <w:pPr>
              <w:rPr>
                <w:del w:id="1165" w:author="Kane Wu" w:date="2016-07-03T12:48:00Z"/>
                <w:rFonts w:ascii="Helvetica" w:hAnsi="Helvetica" w:cs="Helvetica"/>
                <w:color w:val="333333"/>
                <w:sz w:val="21"/>
                <w:szCs w:val="21"/>
                <w:shd w:val="clear" w:color="auto" w:fill="FFFFFF"/>
              </w:rPr>
            </w:pPr>
            <w:del w:id="1166" w:author="Kane Wu" w:date="2016-07-03T12:48:00Z">
              <w:r w:rsidRPr="00636C2E" w:rsidDel="00690711">
                <w:rPr>
                  <w:rFonts w:ascii="Helvetica" w:hAnsi="Helvetica" w:cs="Helvetica"/>
                  <w:color w:val="333333"/>
                  <w:sz w:val="21"/>
                  <w:szCs w:val="21"/>
                  <w:shd w:val="clear" w:color="auto" w:fill="FFFFFF"/>
                </w:rPr>
                <w:delText>EH2</w:delText>
              </w:r>
            </w:del>
          </w:p>
        </w:tc>
        <w:tc>
          <w:tcPr>
            <w:tcW w:w="960" w:type="dxa"/>
            <w:noWrap/>
            <w:hideMark/>
          </w:tcPr>
          <w:p w14:paraId="41DF1C0B" w14:textId="1F4510A3" w:rsidR="00636C2E" w:rsidRPr="00636C2E" w:rsidDel="00690711" w:rsidRDefault="00636C2E">
            <w:pPr>
              <w:rPr>
                <w:del w:id="1167" w:author="Kane Wu" w:date="2016-07-03T12:48:00Z"/>
                <w:rFonts w:ascii="Helvetica" w:hAnsi="Helvetica" w:cs="Helvetica"/>
                <w:color w:val="333333"/>
                <w:sz w:val="21"/>
                <w:szCs w:val="21"/>
                <w:shd w:val="clear" w:color="auto" w:fill="FFFFFF"/>
              </w:rPr>
            </w:pPr>
            <w:del w:id="1168" w:author="Kane Wu" w:date="2016-07-03T12:48:00Z">
              <w:r w:rsidRPr="00636C2E" w:rsidDel="00690711">
                <w:rPr>
                  <w:rFonts w:ascii="Helvetica" w:hAnsi="Helvetica" w:cs="Helvetica"/>
                  <w:color w:val="333333"/>
                  <w:sz w:val="21"/>
                  <w:szCs w:val="21"/>
                  <w:shd w:val="clear" w:color="auto" w:fill="FFFFFF"/>
                </w:rPr>
                <w:delText>EH3</w:delText>
              </w:r>
            </w:del>
          </w:p>
        </w:tc>
        <w:tc>
          <w:tcPr>
            <w:tcW w:w="960" w:type="dxa"/>
            <w:noWrap/>
            <w:hideMark/>
          </w:tcPr>
          <w:p w14:paraId="2743AE9C" w14:textId="76C92CD0" w:rsidR="00636C2E" w:rsidRPr="00636C2E" w:rsidDel="00690711" w:rsidRDefault="00636C2E">
            <w:pPr>
              <w:rPr>
                <w:del w:id="1169" w:author="Kane Wu" w:date="2016-07-03T12:48:00Z"/>
                <w:rFonts w:ascii="Helvetica" w:hAnsi="Helvetica" w:cs="Helvetica"/>
                <w:color w:val="333333"/>
                <w:sz w:val="21"/>
                <w:szCs w:val="21"/>
                <w:shd w:val="clear" w:color="auto" w:fill="FFFFFF"/>
              </w:rPr>
            </w:pPr>
            <w:del w:id="1170" w:author="Kane Wu" w:date="2016-07-03T12:48:00Z">
              <w:r w:rsidRPr="00636C2E" w:rsidDel="00690711">
                <w:rPr>
                  <w:rFonts w:ascii="Helvetica" w:hAnsi="Helvetica" w:cs="Helvetica"/>
                  <w:color w:val="333333"/>
                  <w:sz w:val="21"/>
                  <w:szCs w:val="21"/>
                  <w:shd w:val="clear" w:color="auto" w:fill="FFFFFF"/>
                </w:rPr>
                <w:delText>EH4</w:delText>
              </w:r>
            </w:del>
          </w:p>
        </w:tc>
        <w:tc>
          <w:tcPr>
            <w:tcW w:w="960" w:type="dxa"/>
            <w:noWrap/>
            <w:hideMark/>
          </w:tcPr>
          <w:p w14:paraId="6A8E5DA0" w14:textId="22C001B7" w:rsidR="00636C2E" w:rsidRPr="00636C2E" w:rsidDel="00690711" w:rsidRDefault="00636C2E">
            <w:pPr>
              <w:rPr>
                <w:del w:id="1171" w:author="Kane Wu" w:date="2016-07-03T12:48:00Z"/>
                <w:rFonts w:ascii="Helvetica" w:hAnsi="Helvetica" w:cs="Helvetica"/>
                <w:color w:val="333333"/>
                <w:sz w:val="21"/>
                <w:szCs w:val="21"/>
                <w:shd w:val="clear" w:color="auto" w:fill="FFFFFF"/>
              </w:rPr>
            </w:pPr>
            <w:del w:id="1172" w:author="Kane Wu" w:date="2016-07-03T12:48:00Z">
              <w:r w:rsidRPr="00636C2E" w:rsidDel="00690711">
                <w:rPr>
                  <w:rFonts w:ascii="Helvetica" w:hAnsi="Helvetica" w:cs="Helvetica"/>
                  <w:color w:val="333333"/>
                  <w:sz w:val="21"/>
                  <w:szCs w:val="21"/>
                  <w:shd w:val="clear" w:color="auto" w:fill="FFFFFF"/>
                </w:rPr>
                <w:delText>EH5</w:delText>
              </w:r>
            </w:del>
          </w:p>
        </w:tc>
        <w:tc>
          <w:tcPr>
            <w:tcW w:w="960" w:type="dxa"/>
            <w:noWrap/>
            <w:hideMark/>
          </w:tcPr>
          <w:p w14:paraId="72AAC3D9" w14:textId="38F3111D" w:rsidR="00636C2E" w:rsidRPr="00636C2E" w:rsidDel="00690711" w:rsidRDefault="00636C2E">
            <w:pPr>
              <w:rPr>
                <w:del w:id="1173" w:author="Kane Wu" w:date="2016-07-03T12:48:00Z"/>
                <w:rFonts w:ascii="Helvetica" w:hAnsi="Helvetica" w:cs="Helvetica"/>
                <w:color w:val="333333"/>
                <w:sz w:val="21"/>
                <w:szCs w:val="21"/>
                <w:shd w:val="clear" w:color="auto" w:fill="FFFFFF"/>
              </w:rPr>
            </w:pPr>
            <w:del w:id="1174" w:author="Kane Wu" w:date="2016-07-03T12:48:00Z">
              <w:r w:rsidRPr="00636C2E" w:rsidDel="00690711">
                <w:rPr>
                  <w:rFonts w:ascii="Helvetica" w:hAnsi="Helvetica" w:cs="Helvetica"/>
                  <w:color w:val="333333"/>
                  <w:sz w:val="21"/>
                  <w:szCs w:val="21"/>
                  <w:shd w:val="clear" w:color="auto" w:fill="FFFFFF"/>
                </w:rPr>
                <w:delText>EH6</w:delText>
              </w:r>
            </w:del>
          </w:p>
        </w:tc>
        <w:tc>
          <w:tcPr>
            <w:tcW w:w="960" w:type="dxa"/>
            <w:noWrap/>
            <w:hideMark/>
          </w:tcPr>
          <w:p w14:paraId="1C285E49" w14:textId="53FE3C25" w:rsidR="00636C2E" w:rsidRPr="00636C2E" w:rsidDel="00690711" w:rsidRDefault="00636C2E">
            <w:pPr>
              <w:rPr>
                <w:del w:id="1175" w:author="Kane Wu" w:date="2016-07-03T12:48:00Z"/>
                <w:rFonts w:ascii="Helvetica" w:hAnsi="Helvetica" w:cs="Helvetica"/>
                <w:color w:val="333333"/>
                <w:sz w:val="21"/>
                <w:szCs w:val="21"/>
                <w:shd w:val="clear" w:color="auto" w:fill="FFFFFF"/>
              </w:rPr>
            </w:pPr>
            <w:del w:id="1176" w:author="Kane Wu" w:date="2016-07-03T12:48:00Z">
              <w:r w:rsidRPr="00636C2E" w:rsidDel="00690711">
                <w:rPr>
                  <w:rFonts w:ascii="Helvetica" w:hAnsi="Helvetica" w:cs="Helvetica"/>
                  <w:color w:val="333333"/>
                  <w:sz w:val="21"/>
                  <w:szCs w:val="21"/>
                  <w:shd w:val="clear" w:color="auto" w:fill="FFFFFF"/>
                </w:rPr>
                <w:delText>EH7</w:delText>
              </w:r>
            </w:del>
          </w:p>
        </w:tc>
        <w:tc>
          <w:tcPr>
            <w:tcW w:w="960" w:type="dxa"/>
            <w:noWrap/>
            <w:hideMark/>
          </w:tcPr>
          <w:p w14:paraId="53B5D323" w14:textId="16E96F18" w:rsidR="00636C2E" w:rsidRPr="00636C2E" w:rsidDel="00690711" w:rsidRDefault="00636C2E">
            <w:pPr>
              <w:rPr>
                <w:del w:id="1177" w:author="Kane Wu" w:date="2016-07-03T12:48:00Z"/>
                <w:rFonts w:ascii="Helvetica" w:hAnsi="Helvetica" w:cs="Helvetica"/>
                <w:color w:val="333333"/>
                <w:sz w:val="21"/>
                <w:szCs w:val="21"/>
                <w:shd w:val="clear" w:color="auto" w:fill="FFFFFF"/>
              </w:rPr>
            </w:pPr>
            <w:del w:id="1178" w:author="Kane Wu" w:date="2016-07-03T12:48:00Z">
              <w:r w:rsidRPr="00636C2E" w:rsidDel="00690711">
                <w:rPr>
                  <w:rFonts w:ascii="Helvetica" w:hAnsi="Helvetica" w:cs="Helvetica"/>
                  <w:color w:val="333333"/>
                  <w:sz w:val="21"/>
                  <w:szCs w:val="21"/>
                  <w:shd w:val="clear" w:color="auto" w:fill="FFFFFF"/>
                </w:rPr>
                <w:delText>EH8</w:delText>
              </w:r>
            </w:del>
          </w:p>
        </w:tc>
      </w:tr>
      <w:tr w:rsidR="00636C2E" w:rsidRPr="00636C2E" w:rsidDel="00690711" w14:paraId="4CE9AF66" w14:textId="47CE3186" w:rsidTr="00636C2E">
        <w:trPr>
          <w:trHeight w:val="290"/>
          <w:del w:id="1179" w:author="Kane Wu" w:date="2016-07-03T12:48:00Z"/>
        </w:trPr>
        <w:tc>
          <w:tcPr>
            <w:tcW w:w="960" w:type="dxa"/>
            <w:noWrap/>
            <w:hideMark/>
          </w:tcPr>
          <w:p w14:paraId="0380DFC1" w14:textId="138DECEA" w:rsidR="00636C2E" w:rsidRPr="00636C2E" w:rsidDel="00690711" w:rsidRDefault="00636C2E" w:rsidP="00636C2E">
            <w:pPr>
              <w:rPr>
                <w:del w:id="1180" w:author="Kane Wu" w:date="2016-07-03T12:48:00Z"/>
                <w:rFonts w:ascii="Helvetica" w:hAnsi="Helvetica" w:cs="Helvetica"/>
                <w:color w:val="333333"/>
                <w:sz w:val="21"/>
                <w:szCs w:val="21"/>
                <w:shd w:val="clear" w:color="auto" w:fill="FFFFFF"/>
              </w:rPr>
            </w:pPr>
            <w:del w:id="1181" w:author="Kane Wu" w:date="2016-07-03T12:48:00Z">
              <w:r w:rsidRPr="00636C2E" w:rsidDel="00690711">
                <w:rPr>
                  <w:rFonts w:ascii="Helvetica" w:hAnsi="Helvetica" w:cs="Helvetica"/>
                  <w:color w:val="333333"/>
                  <w:sz w:val="21"/>
                  <w:szCs w:val="21"/>
                  <w:shd w:val="clear" w:color="auto" w:fill="FFFFFF"/>
                </w:rPr>
                <w:delText>17.36331</w:delText>
              </w:r>
            </w:del>
          </w:p>
        </w:tc>
        <w:tc>
          <w:tcPr>
            <w:tcW w:w="960" w:type="dxa"/>
            <w:noWrap/>
            <w:hideMark/>
          </w:tcPr>
          <w:p w14:paraId="02149E53" w14:textId="46D1B704" w:rsidR="00636C2E" w:rsidRPr="00636C2E" w:rsidDel="00690711" w:rsidRDefault="00636C2E" w:rsidP="00636C2E">
            <w:pPr>
              <w:rPr>
                <w:del w:id="1182" w:author="Kane Wu" w:date="2016-07-03T12:48:00Z"/>
                <w:rFonts w:ascii="Helvetica" w:hAnsi="Helvetica" w:cs="Helvetica"/>
                <w:color w:val="333333"/>
                <w:sz w:val="21"/>
                <w:szCs w:val="21"/>
                <w:shd w:val="clear" w:color="auto" w:fill="FFFFFF"/>
              </w:rPr>
            </w:pPr>
            <w:del w:id="1183" w:author="Kane Wu" w:date="2016-07-03T12:48:00Z">
              <w:r w:rsidRPr="00636C2E" w:rsidDel="00690711">
                <w:rPr>
                  <w:rFonts w:ascii="Helvetica" w:hAnsi="Helvetica" w:cs="Helvetica"/>
                  <w:color w:val="333333"/>
                  <w:sz w:val="21"/>
                  <w:szCs w:val="21"/>
                  <w:shd w:val="clear" w:color="auto" w:fill="FFFFFF"/>
                </w:rPr>
                <w:delText>14.98649</w:delText>
              </w:r>
            </w:del>
          </w:p>
        </w:tc>
        <w:tc>
          <w:tcPr>
            <w:tcW w:w="960" w:type="dxa"/>
            <w:noWrap/>
            <w:hideMark/>
          </w:tcPr>
          <w:p w14:paraId="6C0A7F65" w14:textId="63132479" w:rsidR="00636C2E" w:rsidRPr="00636C2E" w:rsidDel="00690711" w:rsidRDefault="00636C2E" w:rsidP="00636C2E">
            <w:pPr>
              <w:rPr>
                <w:del w:id="1184" w:author="Kane Wu" w:date="2016-07-03T12:48:00Z"/>
                <w:rFonts w:ascii="Helvetica" w:hAnsi="Helvetica" w:cs="Helvetica"/>
                <w:color w:val="333333"/>
                <w:sz w:val="21"/>
                <w:szCs w:val="21"/>
                <w:shd w:val="clear" w:color="auto" w:fill="FFFFFF"/>
              </w:rPr>
            </w:pPr>
            <w:del w:id="1185" w:author="Kane Wu" w:date="2016-07-03T12:48:00Z">
              <w:r w:rsidRPr="00636C2E" w:rsidDel="00690711">
                <w:rPr>
                  <w:rFonts w:ascii="Helvetica" w:hAnsi="Helvetica" w:cs="Helvetica"/>
                  <w:color w:val="333333"/>
                  <w:sz w:val="21"/>
                  <w:szCs w:val="21"/>
                  <w:shd w:val="clear" w:color="auto" w:fill="FFFFFF"/>
                </w:rPr>
                <w:delText>10.47644</w:delText>
              </w:r>
            </w:del>
          </w:p>
        </w:tc>
        <w:tc>
          <w:tcPr>
            <w:tcW w:w="960" w:type="dxa"/>
            <w:noWrap/>
            <w:hideMark/>
          </w:tcPr>
          <w:p w14:paraId="69C62AD2" w14:textId="5774C955" w:rsidR="00636C2E" w:rsidRPr="00636C2E" w:rsidDel="00690711" w:rsidRDefault="00636C2E" w:rsidP="00636C2E">
            <w:pPr>
              <w:rPr>
                <w:del w:id="1186" w:author="Kane Wu" w:date="2016-07-03T12:48:00Z"/>
                <w:rFonts w:ascii="Helvetica" w:hAnsi="Helvetica" w:cs="Helvetica"/>
                <w:color w:val="333333"/>
                <w:sz w:val="21"/>
                <w:szCs w:val="21"/>
                <w:shd w:val="clear" w:color="auto" w:fill="FFFFFF"/>
              </w:rPr>
            </w:pPr>
            <w:del w:id="1187" w:author="Kane Wu" w:date="2016-07-03T12:48:00Z">
              <w:r w:rsidRPr="00636C2E" w:rsidDel="00690711">
                <w:rPr>
                  <w:rFonts w:ascii="Helvetica" w:hAnsi="Helvetica" w:cs="Helvetica"/>
                  <w:color w:val="333333"/>
                  <w:sz w:val="21"/>
                  <w:szCs w:val="21"/>
                  <w:shd w:val="clear" w:color="auto" w:fill="FFFFFF"/>
                </w:rPr>
                <w:delText>4.625</w:delText>
              </w:r>
            </w:del>
          </w:p>
        </w:tc>
        <w:tc>
          <w:tcPr>
            <w:tcW w:w="960" w:type="dxa"/>
            <w:noWrap/>
            <w:hideMark/>
          </w:tcPr>
          <w:p w14:paraId="7265B398" w14:textId="18C63F6B" w:rsidR="00636C2E" w:rsidRPr="00636C2E" w:rsidDel="00690711" w:rsidRDefault="00636C2E" w:rsidP="00636C2E">
            <w:pPr>
              <w:rPr>
                <w:del w:id="1188" w:author="Kane Wu" w:date="2016-07-03T12:48:00Z"/>
                <w:rFonts w:ascii="Helvetica" w:hAnsi="Helvetica" w:cs="Helvetica"/>
                <w:color w:val="333333"/>
                <w:sz w:val="21"/>
                <w:szCs w:val="21"/>
                <w:shd w:val="clear" w:color="auto" w:fill="FFFFFF"/>
              </w:rPr>
            </w:pPr>
            <w:del w:id="1189" w:author="Kane Wu" w:date="2016-07-03T12:48:00Z">
              <w:r w:rsidRPr="00636C2E" w:rsidDel="00690711">
                <w:rPr>
                  <w:rFonts w:ascii="Helvetica" w:hAnsi="Helvetica" w:cs="Helvetica"/>
                  <w:color w:val="333333"/>
                  <w:sz w:val="21"/>
                  <w:szCs w:val="21"/>
                  <w:shd w:val="clear" w:color="auto" w:fill="FFFFFF"/>
                </w:rPr>
                <w:delText>4.333333</w:delText>
              </w:r>
            </w:del>
          </w:p>
        </w:tc>
        <w:tc>
          <w:tcPr>
            <w:tcW w:w="960" w:type="dxa"/>
            <w:noWrap/>
            <w:hideMark/>
          </w:tcPr>
          <w:p w14:paraId="42A7D158" w14:textId="08DF338B" w:rsidR="00636C2E" w:rsidRPr="00636C2E" w:rsidDel="00690711" w:rsidRDefault="00636C2E" w:rsidP="00636C2E">
            <w:pPr>
              <w:rPr>
                <w:del w:id="1190" w:author="Kane Wu" w:date="2016-07-03T12:48:00Z"/>
                <w:rFonts w:ascii="Helvetica" w:hAnsi="Helvetica" w:cs="Helvetica"/>
                <w:color w:val="333333"/>
                <w:sz w:val="21"/>
                <w:szCs w:val="21"/>
                <w:shd w:val="clear" w:color="auto" w:fill="FFFFFF"/>
              </w:rPr>
            </w:pPr>
            <w:del w:id="1191" w:author="Kane Wu" w:date="2016-07-03T12:48:00Z">
              <w:r w:rsidRPr="00636C2E" w:rsidDel="00690711">
                <w:rPr>
                  <w:rFonts w:ascii="Helvetica" w:hAnsi="Helvetica" w:cs="Helvetica"/>
                  <w:color w:val="333333"/>
                  <w:sz w:val="21"/>
                  <w:szCs w:val="21"/>
                  <w:shd w:val="clear" w:color="auto" w:fill="FFFFFF"/>
                </w:rPr>
                <w:delText>9.038462</w:delText>
              </w:r>
            </w:del>
          </w:p>
        </w:tc>
        <w:tc>
          <w:tcPr>
            <w:tcW w:w="960" w:type="dxa"/>
            <w:noWrap/>
            <w:hideMark/>
          </w:tcPr>
          <w:p w14:paraId="3B16F203" w14:textId="3DC332F5" w:rsidR="00636C2E" w:rsidRPr="00636C2E" w:rsidDel="00690711" w:rsidRDefault="00636C2E" w:rsidP="00636C2E">
            <w:pPr>
              <w:rPr>
                <w:del w:id="1192" w:author="Kane Wu" w:date="2016-07-03T12:48:00Z"/>
                <w:rFonts w:ascii="Helvetica" w:hAnsi="Helvetica" w:cs="Helvetica"/>
                <w:color w:val="333333"/>
                <w:sz w:val="21"/>
                <w:szCs w:val="21"/>
                <w:shd w:val="clear" w:color="auto" w:fill="FFFFFF"/>
              </w:rPr>
            </w:pPr>
            <w:del w:id="1193" w:author="Kane Wu" w:date="2016-07-03T12:48:00Z">
              <w:r w:rsidRPr="00636C2E" w:rsidDel="00690711">
                <w:rPr>
                  <w:rFonts w:ascii="Helvetica" w:hAnsi="Helvetica" w:cs="Helvetica"/>
                  <w:color w:val="333333"/>
                  <w:sz w:val="21"/>
                  <w:szCs w:val="21"/>
                  <w:shd w:val="clear" w:color="auto" w:fill="FFFFFF"/>
                </w:rPr>
                <w:delText>8.844828</w:delText>
              </w:r>
            </w:del>
          </w:p>
        </w:tc>
        <w:tc>
          <w:tcPr>
            <w:tcW w:w="960" w:type="dxa"/>
            <w:noWrap/>
            <w:hideMark/>
          </w:tcPr>
          <w:p w14:paraId="7A4F3D25" w14:textId="3DFA5651" w:rsidR="00636C2E" w:rsidRPr="00636C2E" w:rsidDel="00690711" w:rsidRDefault="00636C2E" w:rsidP="00636C2E">
            <w:pPr>
              <w:rPr>
                <w:del w:id="1194" w:author="Kane Wu" w:date="2016-07-03T12:48:00Z"/>
                <w:rFonts w:ascii="Helvetica" w:hAnsi="Helvetica" w:cs="Helvetica"/>
                <w:color w:val="333333"/>
                <w:sz w:val="21"/>
                <w:szCs w:val="21"/>
                <w:shd w:val="clear" w:color="auto" w:fill="FFFFFF"/>
              </w:rPr>
            </w:pPr>
            <w:del w:id="1195" w:author="Kane Wu" w:date="2016-07-03T12:48:00Z">
              <w:r w:rsidRPr="00636C2E" w:rsidDel="00690711">
                <w:rPr>
                  <w:rFonts w:ascii="Helvetica" w:hAnsi="Helvetica" w:cs="Helvetica"/>
                  <w:color w:val="333333"/>
                  <w:sz w:val="21"/>
                  <w:szCs w:val="21"/>
                  <w:shd w:val="clear" w:color="auto" w:fill="FFFFFF"/>
                </w:rPr>
                <w:delText>12.71622</w:delText>
              </w:r>
            </w:del>
          </w:p>
        </w:tc>
      </w:tr>
    </w:tbl>
    <w:p w14:paraId="3BFAB8BE" w14:textId="1318C920" w:rsidR="00636C2E" w:rsidDel="00690711" w:rsidRDefault="00636C2E">
      <w:pPr>
        <w:rPr>
          <w:del w:id="1196" w:author="Kane Wu" w:date="2016-07-03T12:48:00Z"/>
        </w:rPr>
      </w:pPr>
      <w:del w:id="1197" w:author="Kane Wu" w:date="2016-07-03T12:48:00Z">
        <w:r w:rsidDel="00690711">
          <w:rPr>
            <w:rFonts w:ascii="Helvetica" w:hAnsi="Helvetica" w:cs="Helvetica"/>
            <w:color w:val="333333"/>
            <w:sz w:val="21"/>
            <w:szCs w:val="21"/>
            <w:shd w:val="clear" w:color="auto" w:fill="FFFFFF"/>
          </w:rPr>
          <w:fldChar w:fldCharType="end"/>
        </w:r>
        <w:r w:rsidDel="00690711">
          <w:rPr>
            <w:rFonts w:ascii="Helvetica" w:hAnsi="Helvetica" w:cs="Helvetica"/>
            <w:color w:val="333333"/>
            <w:sz w:val="21"/>
            <w:szCs w:val="21"/>
            <w:shd w:val="clear" w:color="auto" w:fill="FFFFFF"/>
          </w:rPr>
          <w:fldChar w:fldCharType="begin"/>
        </w:r>
        <w:r w:rsidDel="00690711">
          <w:rPr>
            <w:rFonts w:ascii="Helvetica" w:hAnsi="Helvetica" w:cs="Helvetica"/>
            <w:color w:val="333333"/>
            <w:sz w:val="21"/>
            <w:szCs w:val="21"/>
            <w:shd w:val="clear" w:color="auto" w:fill="FFFFFF"/>
          </w:rPr>
          <w:delInstrText xml:space="preserve"> LINK Excel.Sheet.12 "Book2" "Sheet1!R8C15:R9C22" \a \f 5 \h  \* MERGEFORMAT </w:delInstrText>
        </w:r>
        <w:r w:rsidDel="00690711">
          <w:rPr>
            <w:rFonts w:ascii="Helvetica" w:hAnsi="Helvetica" w:cs="Helvetica"/>
            <w:color w:val="333333"/>
            <w:sz w:val="21"/>
            <w:szCs w:val="21"/>
            <w:shd w:val="clear" w:color="auto" w:fill="FFFFFF"/>
          </w:rPr>
          <w:fldChar w:fldCharType="separate"/>
        </w:r>
      </w:del>
    </w:p>
    <w:tbl>
      <w:tblPr>
        <w:tblStyle w:val="TableGrid"/>
        <w:tblW w:w="7680" w:type="dxa"/>
        <w:tblLook w:val="04A0" w:firstRow="1" w:lastRow="0" w:firstColumn="1" w:lastColumn="0" w:noHBand="0" w:noVBand="1"/>
      </w:tblPr>
      <w:tblGrid>
        <w:gridCol w:w="1092"/>
        <w:gridCol w:w="1092"/>
        <w:gridCol w:w="1092"/>
        <w:gridCol w:w="1092"/>
        <w:gridCol w:w="960"/>
        <w:gridCol w:w="960"/>
        <w:gridCol w:w="960"/>
        <w:gridCol w:w="1092"/>
      </w:tblGrid>
      <w:tr w:rsidR="00636C2E" w:rsidRPr="00636C2E" w:rsidDel="00690711" w14:paraId="5FC6374C" w14:textId="5E0D3562" w:rsidTr="00636C2E">
        <w:trPr>
          <w:trHeight w:val="290"/>
          <w:del w:id="1198" w:author="Kane Wu" w:date="2016-07-03T12:48:00Z"/>
        </w:trPr>
        <w:tc>
          <w:tcPr>
            <w:tcW w:w="960" w:type="dxa"/>
            <w:noWrap/>
            <w:hideMark/>
          </w:tcPr>
          <w:p w14:paraId="1C8E1EF4" w14:textId="4A2F35FB" w:rsidR="00636C2E" w:rsidRPr="00636C2E" w:rsidDel="00690711" w:rsidRDefault="00636C2E">
            <w:pPr>
              <w:rPr>
                <w:del w:id="1199" w:author="Kane Wu" w:date="2016-07-03T12:48:00Z"/>
                <w:rFonts w:ascii="Helvetica" w:hAnsi="Helvetica" w:cs="Helvetica"/>
                <w:color w:val="333333"/>
                <w:sz w:val="21"/>
                <w:szCs w:val="21"/>
                <w:shd w:val="clear" w:color="auto" w:fill="FFFFFF"/>
              </w:rPr>
            </w:pPr>
            <w:del w:id="1200" w:author="Kane Wu" w:date="2016-07-03T12:48:00Z">
              <w:r w:rsidRPr="00636C2E" w:rsidDel="00690711">
                <w:rPr>
                  <w:rFonts w:ascii="Helvetica" w:hAnsi="Helvetica" w:cs="Helvetica"/>
                  <w:color w:val="333333"/>
                  <w:sz w:val="21"/>
                  <w:szCs w:val="21"/>
                  <w:shd w:val="clear" w:color="auto" w:fill="FFFFFF"/>
                </w:rPr>
                <w:delText>EH9</w:delText>
              </w:r>
            </w:del>
          </w:p>
        </w:tc>
        <w:tc>
          <w:tcPr>
            <w:tcW w:w="960" w:type="dxa"/>
            <w:noWrap/>
            <w:hideMark/>
          </w:tcPr>
          <w:p w14:paraId="13462686" w14:textId="1E4FCF14" w:rsidR="00636C2E" w:rsidRPr="00636C2E" w:rsidDel="00690711" w:rsidRDefault="00636C2E">
            <w:pPr>
              <w:rPr>
                <w:del w:id="1201" w:author="Kane Wu" w:date="2016-07-03T12:48:00Z"/>
                <w:rFonts w:ascii="Helvetica" w:hAnsi="Helvetica" w:cs="Helvetica"/>
                <w:color w:val="333333"/>
                <w:sz w:val="21"/>
                <w:szCs w:val="21"/>
                <w:shd w:val="clear" w:color="auto" w:fill="FFFFFF"/>
              </w:rPr>
            </w:pPr>
            <w:del w:id="1202" w:author="Kane Wu" w:date="2016-07-03T12:48:00Z">
              <w:r w:rsidRPr="00636C2E" w:rsidDel="00690711">
                <w:rPr>
                  <w:rFonts w:ascii="Helvetica" w:hAnsi="Helvetica" w:cs="Helvetica"/>
                  <w:color w:val="333333"/>
                  <w:sz w:val="21"/>
                  <w:szCs w:val="21"/>
                  <w:shd w:val="clear" w:color="auto" w:fill="FFFFFF"/>
                </w:rPr>
                <w:delText>EH10</w:delText>
              </w:r>
            </w:del>
          </w:p>
        </w:tc>
        <w:tc>
          <w:tcPr>
            <w:tcW w:w="960" w:type="dxa"/>
            <w:noWrap/>
            <w:hideMark/>
          </w:tcPr>
          <w:p w14:paraId="054098C8" w14:textId="6FBF64EE" w:rsidR="00636C2E" w:rsidRPr="00636C2E" w:rsidDel="00690711" w:rsidRDefault="00636C2E">
            <w:pPr>
              <w:rPr>
                <w:del w:id="1203" w:author="Kane Wu" w:date="2016-07-03T12:48:00Z"/>
                <w:rFonts w:ascii="Helvetica" w:hAnsi="Helvetica" w:cs="Helvetica"/>
                <w:color w:val="333333"/>
                <w:sz w:val="21"/>
                <w:szCs w:val="21"/>
                <w:shd w:val="clear" w:color="auto" w:fill="FFFFFF"/>
              </w:rPr>
            </w:pPr>
            <w:del w:id="1204" w:author="Kane Wu" w:date="2016-07-03T12:48:00Z">
              <w:r w:rsidRPr="00636C2E" w:rsidDel="00690711">
                <w:rPr>
                  <w:rFonts w:ascii="Helvetica" w:hAnsi="Helvetica" w:cs="Helvetica"/>
                  <w:color w:val="333333"/>
                  <w:sz w:val="21"/>
                  <w:szCs w:val="21"/>
                  <w:shd w:val="clear" w:color="auto" w:fill="FFFFFF"/>
                </w:rPr>
                <w:delText>EH11</w:delText>
              </w:r>
            </w:del>
          </w:p>
        </w:tc>
        <w:tc>
          <w:tcPr>
            <w:tcW w:w="960" w:type="dxa"/>
            <w:noWrap/>
            <w:hideMark/>
          </w:tcPr>
          <w:p w14:paraId="1A31E9AE" w14:textId="5BA80BD0" w:rsidR="00636C2E" w:rsidRPr="00636C2E" w:rsidDel="00690711" w:rsidRDefault="00636C2E">
            <w:pPr>
              <w:rPr>
                <w:del w:id="1205" w:author="Kane Wu" w:date="2016-07-03T12:48:00Z"/>
                <w:rFonts w:ascii="Helvetica" w:hAnsi="Helvetica" w:cs="Helvetica"/>
                <w:color w:val="333333"/>
                <w:sz w:val="21"/>
                <w:szCs w:val="21"/>
                <w:shd w:val="clear" w:color="auto" w:fill="FFFFFF"/>
              </w:rPr>
            </w:pPr>
            <w:del w:id="1206" w:author="Kane Wu" w:date="2016-07-03T12:48:00Z">
              <w:r w:rsidRPr="00636C2E" w:rsidDel="00690711">
                <w:rPr>
                  <w:rFonts w:ascii="Helvetica" w:hAnsi="Helvetica" w:cs="Helvetica"/>
                  <w:color w:val="333333"/>
                  <w:sz w:val="21"/>
                  <w:szCs w:val="21"/>
                  <w:shd w:val="clear" w:color="auto" w:fill="FFFFFF"/>
                </w:rPr>
                <w:delText>EH12</w:delText>
              </w:r>
            </w:del>
          </w:p>
        </w:tc>
        <w:tc>
          <w:tcPr>
            <w:tcW w:w="960" w:type="dxa"/>
            <w:noWrap/>
            <w:hideMark/>
          </w:tcPr>
          <w:p w14:paraId="07DE7475" w14:textId="417437BC" w:rsidR="00636C2E" w:rsidRPr="00636C2E" w:rsidDel="00690711" w:rsidRDefault="00636C2E">
            <w:pPr>
              <w:rPr>
                <w:del w:id="1207" w:author="Kane Wu" w:date="2016-07-03T12:48:00Z"/>
                <w:rFonts w:ascii="Helvetica" w:hAnsi="Helvetica" w:cs="Helvetica"/>
                <w:color w:val="333333"/>
                <w:sz w:val="21"/>
                <w:szCs w:val="21"/>
                <w:shd w:val="clear" w:color="auto" w:fill="FFFFFF"/>
              </w:rPr>
            </w:pPr>
            <w:del w:id="1208" w:author="Kane Wu" w:date="2016-07-03T12:48:00Z">
              <w:r w:rsidRPr="00636C2E" w:rsidDel="00690711">
                <w:rPr>
                  <w:rFonts w:ascii="Helvetica" w:hAnsi="Helvetica" w:cs="Helvetica"/>
                  <w:color w:val="333333"/>
                  <w:sz w:val="21"/>
                  <w:szCs w:val="21"/>
                  <w:shd w:val="clear" w:color="auto" w:fill="FFFFFF"/>
                </w:rPr>
                <w:delText>EH13</w:delText>
              </w:r>
            </w:del>
          </w:p>
        </w:tc>
        <w:tc>
          <w:tcPr>
            <w:tcW w:w="960" w:type="dxa"/>
            <w:noWrap/>
            <w:hideMark/>
          </w:tcPr>
          <w:p w14:paraId="7C26617A" w14:textId="476FE7A4" w:rsidR="00636C2E" w:rsidRPr="00636C2E" w:rsidDel="00690711" w:rsidRDefault="00636C2E">
            <w:pPr>
              <w:rPr>
                <w:del w:id="1209" w:author="Kane Wu" w:date="2016-07-03T12:48:00Z"/>
                <w:rFonts w:ascii="Helvetica" w:hAnsi="Helvetica" w:cs="Helvetica"/>
                <w:color w:val="333333"/>
                <w:sz w:val="21"/>
                <w:szCs w:val="21"/>
                <w:shd w:val="clear" w:color="auto" w:fill="FFFFFF"/>
              </w:rPr>
            </w:pPr>
            <w:del w:id="1210" w:author="Kane Wu" w:date="2016-07-03T12:48:00Z">
              <w:r w:rsidRPr="00636C2E" w:rsidDel="00690711">
                <w:rPr>
                  <w:rFonts w:ascii="Helvetica" w:hAnsi="Helvetica" w:cs="Helvetica"/>
                  <w:color w:val="333333"/>
                  <w:sz w:val="21"/>
                  <w:szCs w:val="21"/>
                  <w:shd w:val="clear" w:color="auto" w:fill="FFFFFF"/>
                </w:rPr>
                <w:delText>EH14</w:delText>
              </w:r>
            </w:del>
          </w:p>
        </w:tc>
        <w:tc>
          <w:tcPr>
            <w:tcW w:w="960" w:type="dxa"/>
            <w:noWrap/>
            <w:hideMark/>
          </w:tcPr>
          <w:p w14:paraId="67766F44" w14:textId="121D0020" w:rsidR="00636C2E" w:rsidRPr="00636C2E" w:rsidDel="00690711" w:rsidRDefault="00636C2E">
            <w:pPr>
              <w:rPr>
                <w:del w:id="1211" w:author="Kane Wu" w:date="2016-07-03T12:48:00Z"/>
                <w:rFonts w:ascii="Helvetica" w:hAnsi="Helvetica" w:cs="Helvetica"/>
                <w:color w:val="333333"/>
                <w:sz w:val="21"/>
                <w:szCs w:val="21"/>
                <w:shd w:val="clear" w:color="auto" w:fill="FFFFFF"/>
              </w:rPr>
            </w:pPr>
            <w:del w:id="1212" w:author="Kane Wu" w:date="2016-07-03T12:48:00Z">
              <w:r w:rsidRPr="00636C2E" w:rsidDel="00690711">
                <w:rPr>
                  <w:rFonts w:ascii="Helvetica" w:hAnsi="Helvetica" w:cs="Helvetica"/>
                  <w:color w:val="333333"/>
                  <w:sz w:val="21"/>
                  <w:szCs w:val="21"/>
                  <w:shd w:val="clear" w:color="auto" w:fill="FFFFFF"/>
                </w:rPr>
                <w:delText>EH15</w:delText>
              </w:r>
            </w:del>
          </w:p>
        </w:tc>
        <w:tc>
          <w:tcPr>
            <w:tcW w:w="960" w:type="dxa"/>
            <w:noWrap/>
            <w:hideMark/>
          </w:tcPr>
          <w:p w14:paraId="45977DE9" w14:textId="2C94A867" w:rsidR="00636C2E" w:rsidRPr="00636C2E" w:rsidDel="00690711" w:rsidRDefault="00636C2E">
            <w:pPr>
              <w:rPr>
                <w:del w:id="1213" w:author="Kane Wu" w:date="2016-07-03T12:48:00Z"/>
                <w:rFonts w:ascii="Helvetica" w:hAnsi="Helvetica" w:cs="Helvetica"/>
                <w:color w:val="333333"/>
                <w:sz w:val="21"/>
                <w:szCs w:val="21"/>
                <w:shd w:val="clear" w:color="auto" w:fill="FFFFFF"/>
              </w:rPr>
            </w:pPr>
            <w:del w:id="1214" w:author="Kane Wu" w:date="2016-07-03T12:48:00Z">
              <w:r w:rsidRPr="00636C2E" w:rsidDel="00690711">
                <w:rPr>
                  <w:rFonts w:ascii="Helvetica" w:hAnsi="Helvetica" w:cs="Helvetica"/>
                  <w:color w:val="333333"/>
                  <w:sz w:val="21"/>
                  <w:szCs w:val="21"/>
                  <w:shd w:val="clear" w:color="auto" w:fill="FFFFFF"/>
                </w:rPr>
                <w:delText>EH16</w:delText>
              </w:r>
            </w:del>
          </w:p>
        </w:tc>
      </w:tr>
      <w:tr w:rsidR="00636C2E" w:rsidRPr="00636C2E" w:rsidDel="00690711" w14:paraId="26FE1CB5" w14:textId="734550C2" w:rsidTr="00636C2E">
        <w:trPr>
          <w:trHeight w:val="290"/>
          <w:del w:id="1215" w:author="Kane Wu" w:date="2016-07-03T12:48:00Z"/>
        </w:trPr>
        <w:tc>
          <w:tcPr>
            <w:tcW w:w="960" w:type="dxa"/>
            <w:noWrap/>
            <w:hideMark/>
          </w:tcPr>
          <w:p w14:paraId="52444EC7" w14:textId="2F33345E" w:rsidR="00636C2E" w:rsidRPr="00636C2E" w:rsidDel="00690711" w:rsidRDefault="00636C2E" w:rsidP="00636C2E">
            <w:pPr>
              <w:rPr>
                <w:del w:id="1216" w:author="Kane Wu" w:date="2016-07-03T12:48:00Z"/>
                <w:rFonts w:ascii="Helvetica" w:hAnsi="Helvetica" w:cs="Helvetica"/>
                <w:color w:val="333333"/>
                <w:sz w:val="21"/>
                <w:szCs w:val="21"/>
                <w:shd w:val="clear" w:color="auto" w:fill="FFFFFF"/>
              </w:rPr>
            </w:pPr>
            <w:del w:id="1217" w:author="Kane Wu" w:date="2016-07-03T12:48:00Z">
              <w:r w:rsidRPr="00636C2E" w:rsidDel="00690711">
                <w:rPr>
                  <w:rFonts w:ascii="Helvetica" w:hAnsi="Helvetica" w:cs="Helvetica"/>
                  <w:color w:val="333333"/>
                  <w:sz w:val="21"/>
                  <w:szCs w:val="21"/>
                  <w:shd w:val="clear" w:color="auto" w:fill="FFFFFF"/>
                </w:rPr>
                <w:delText>8.108696</w:delText>
              </w:r>
            </w:del>
          </w:p>
        </w:tc>
        <w:tc>
          <w:tcPr>
            <w:tcW w:w="960" w:type="dxa"/>
            <w:noWrap/>
            <w:hideMark/>
          </w:tcPr>
          <w:p w14:paraId="218EFEEA" w14:textId="1C6C3E51" w:rsidR="00636C2E" w:rsidRPr="00636C2E" w:rsidDel="00690711" w:rsidRDefault="00636C2E" w:rsidP="00636C2E">
            <w:pPr>
              <w:rPr>
                <w:del w:id="1218" w:author="Kane Wu" w:date="2016-07-03T12:48:00Z"/>
                <w:rFonts w:ascii="Helvetica" w:hAnsi="Helvetica" w:cs="Helvetica"/>
                <w:color w:val="333333"/>
                <w:sz w:val="21"/>
                <w:szCs w:val="21"/>
                <w:shd w:val="clear" w:color="auto" w:fill="FFFFFF"/>
              </w:rPr>
            </w:pPr>
            <w:del w:id="1219" w:author="Kane Wu" w:date="2016-07-03T12:48:00Z">
              <w:r w:rsidRPr="00636C2E" w:rsidDel="00690711">
                <w:rPr>
                  <w:rFonts w:ascii="Helvetica" w:hAnsi="Helvetica" w:cs="Helvetica"/>
                  <w:color w:val="333333"/>
                  <w:sz w:val="21"/>
                  <w:szCs w:val="21"/>
                  <w:shd w:val="clear" w:color="auto" w:fill="FFFFFF"/>
                </w:rPr>
                <w:delText>9.603175</w:delText>
              </w:r>
            </w:del>
          </w:p>
        </w:tc>
        <w:tc>
          <w:tcPr>
            <w:tcW w:w="960" w:type="dxa"/>
            <w:noWrap/>
            <w:hideMark/>
          </w:tcPr>
          <w:p w14:paraId="05D60997" w14:textId="22485E3C" w:rsidR="00636C2E" w:rsidRPr="00636C2E" w:rsidDel="00690711" w:rsidRDefault="00636C2E" w:rsidP="00636C2E">
            <w:pPr>
              <w:rPr>
                <w:del w:id="1220" w:author="Kane Wu" w:date="2016-07-03T12:48:00Z"/>
                <w:rFonts w:ascii="Helvetica" w:hAnsi="Helvetica" w:cs="Helvetica"/>
                <w:color w:val="333333"/>
                <w:sz w:val="21"/>
                <w:szCs w:val="21"/>
                <w:shd w:val="clear" w:color="auto" w:fill="FFFFFF"/>
              </w:rPr>
            </w:pPr>
            <w:del w:id="1221" w:author="Kane Wu" w:date="2016-07-03T12:48:00Z">
              <w:r w:rsidRPr="00636C2E" w:rsidDel="00690711">
                <w:rPr>
                  <w:rFonts w:ascii="Helvetica" w:hAnsi="Helvetica" w:cs="Helvetica"/>
                  <w:color w:val="333333"/>
                  <w:sz w:val="21"/>
                  <w:szCs w:val="21"/>
                  <w:shd w:val="clear" w:color="auto" w:fill="FFFFFF"/>
                </w:rPr>
                <w:delText>6.263158</w:delText>
              </w:r>
            </w:del>
          </w:p>
        </w:tc>
        <w:tc>
          <w:tcPr>
            <w:tcW w:w="960" w:type="dxa"/>
            <w:noWrap/>
            <w:hideMark/>
          </w:tcPr>
          <w:p w14:paraId="7F3A8A44" w14:textId="27F18203" w:rsidR="00636C2E" w:rsidRPr="00636C2E" w:rsidDel="00690711" w:rsidRDefault="00636C2E" w:rsidP="00636C2E">
            <w:pPr>
              <w:rPr>
                <w:del w:id="1222" w:author="Kane Wu" w:date="2016-07-03T12:48:00Z"/>
                <w:rFonts w:ascii="Helvetica" w:hAnsi="Helvetica" w:cs="Helvetica"/>
                <w:color w:val="333333"/>
                <w:sz w:val="21"/>
                <w:szCs w:val="21"/>
                <w:shd w:val="clear" w:color="auto" w:fill="FFFFFF"/>
              </w:rPr>
            </w:pPr>
            <w:del w:id="1223" w:author="Kane Wu" w:date="2016-07-03T12:48:00Z">
              <w:r w:rsidRPr="00636C2E" w:rsidDel="00690711">
                <w:rPr>
                  <w:rFonts w:ascii="Helvetica" w:hAnsi="Helvetica" w:cs="Helvetica"/>
                  <w:color w:val="333333"/>
                  <w:sz w:val="21"/>
                  <w:szCs w:val="21"/>
                  <w:shd w:val="clear" w:color="auto" w:fill="FFFFFF"/>
                </w:rPr>
                <w:delText>4.589744</w:delText>
              </w:r>
            </w:del>
          </w:p>
        </w:tc>
        <w:tc>
          <w:tcPr>
            <w:tcW w:w="960" w:type="dxa"/>
            <w:noWrap/>
            <w:hideMark/>
          </w:tcPr>
          <w:p w14:paraId="03D75D8D" w14:textId="0E1A3ED4" w:rsidR="00636C2E" w:rsidRPr="00636C2E" w:rsidDel="00690711" w:rsidRDefault="00636C2E" w:rsidP="00636C2E">
            <w:pPr>
              <w:rPr>
                <w:del w:id="1224" w:author="Kane Wu" w:date="2016-07-03T12:48:00Z"/>
                <w:rFonts w:ascii="Helvetica" w:hAnsi="Helvetica" w:cs="Helvetica"/>
                <w:color w:val="333333"/>
                <w:sz w:val="21"/>
                <w:szCs w:val="21"/>
                <w:shd w:val="clear" w:color="auto" w:fill="FFFFFF"/>
              </w:rPr>
            </w:pPr>
            <w:del w:id="1225" w:author="Kane Wu" w:date="2016-07-03T12:48:00Z">
              <w:r w:rsidRPr="00636C2E" w:rsidDel="00690711">
                <w:rPr>
                  <w:rFonts w:ascii="Helvetica" w:hAnsi="Helvetica" w:cs="Helvetica"/>
                  <w:color w:val="333333"/>
                  <w:sz w:val="21"/>
                  <w:szCs w:val="21"/>
                  <w:shd w:val="clear" w:color="auto" w:fill="FFFFFF"/>
                </w:rPr>
                <w:delText>1.75</w:delText>
              </w:r>
            </w:del>
          </w:p>
        </w:tc>
        <w:tc>
          <w:tcPr>
            <w:tcW w:w="960" w:type="dxa"/>
            <w:noWrap/>
            <w:hideMark/>
          </w:tcPr>
          <w:p w14:paraId="782C8DA9" w14:textId="49806D8C" w:rsidR="00636C2E" w:rsidRPr="00636C2E" w:rsidDel="00690711" w:rsidRDefault="00636C2E" w:rsidP="00636C2E">
            <w:pPr>
              <w:rPr>
                <w:del w:id="1226" w:author="Kane Wu" w:date="2016-07-03T12:48:00Z"/>
                <w:rFonts w:ascii="Helvetica" w:hAnsi="Helvetica" w:cs="Helvetica"/>
                <w:color w:val="333333"/>
                <w:sz w:val="21"/>
                <w:szCs w:val="21"/>
                <w:shd w:val="clear" w:color="auto" w:fill="FFFFFF"/>
              </w:rPr>
            </w:pPr>
            <w:del w:id="1227" w:author="Kane Wu" w:date="2016-07-03T12:48:00Z">
              <w:r w:rsidRPr="00636C2E" w:rsidDel="00690711">
                <w:rPr>
                  <w:rFonts w:ascii="Helvetica" w:hAnsi="Helvetica" w:cs="Helvetica"/>
                  <w:color w:val="333333"/>
                  <w:sz w:val="21"/>
                  <w:szCs w:val="21"/>
                  <w:shd w:val="clear" w:color="auto" w:fill="FFFFFF"/>
                </w:rPr>
                <w:delText>3</w:delText>
              </w:r>
            </w:del>
          </w:p>
        </w:tc>
        <w:tc>
          <w:tcPr>
            <w:tcW w:w="960" w:type="dxa"/>
            <w:noWrap/>
            <w:hideMark/>
          </w:tcPr>
          <w:p w14:paraId="60438960" w14:textId="55D376B7" w:rsidR="00636C2E" w:rsidRPr="00636C2E" w:rsidDel="00690711" w:rsidRDefault="00636C2E" w:rsidP="00636C2E">
            <w:pPr>
              <w:rPr>
                <w:del w:id="1228" w:author="Kane Wu" w:date="2016-07-03T12:48:00Z"/>
                <w:rFonts w:ascii="Helvetica" w:hAnsi="Helvetica" w:cs="Helvetica"/>
                <w:color w:val="333333"/>
                <w:sz w:val="21"/>
                <w:szCs w:val="21"/>
                <w:shd w:val="clear" w:color="auto" w:fill="FFFFFF"/>
              </w:rPr>
            </w:pPr>
            <w:del w:id="1229" w:author="Kane Wu" w:date="2016-07-03T12:48:00Z">
              <w:r w:rsidRPr="00636C2E" w:rsidDel="00690711">
                <w:rPr>
                  <w:rFonts w:ascii="Helvetica" w:hAnsi="Helvetica" w:cs="Helvetica"/>
                  <w:color w:val="333333"/>
                  <w:sz w:val="21"/>
                  <w:szCs w:val="21"/>
                  <w:shd w:val="clear" w:color="auto" w:fill="FFFFFF"/>
                </w:rPr>
                <w:delText>5.9</w:delText>
              </w:r>
            </w:del>
          </w:p>
        </w:tc>
        <w:tc>
          <w:tcPr>
            <w:tcW w:w="960" w:type="dxa"/>
            <w:noWrap/>
            <w:hideMark/>
          </w:tcPr>
          <w:p w14:paraId="19FA00D1" w14:textId="7F58230B" w:rsidR="00636C2E" w:rsidRPr="00636C2E" w:rsidDel="00690711" w:rsidRDefault="00636C2E" w:rsidP="00636C2E">
            <w:pPr>
              <w:rPr>
                <w:del w:id="1230" w:author="Kane Wu" w:date="2016-07-03T12:48:00Z"/>
                <w:rFonts w:ascii="Helvetica" w:hAnsi="Helvetica" w:cs="Helvetica"/>
                <w:color w:val="333333"/>
                <w:sz w:val="21"/>
                <w:szCs w:val="21"/>
                <w:shd w:val="clear" w:color="auto" w:fill="FFFFFF"/>
              </w:rPr>
            </w:pPr>
            <w:del w:id="1231" w:author="Kane Wu" w:date="2016-07-03T12:48:00Z">
              <w:r w:rsidRPr="00636C2E" w:rsidDel="00690711">
                <w:rPr>
                  <w:rFonts w:ascii="Helvetica" w:hAnsi="Helvetica" w:cs="Helvetica"/>
                  <w:color w:val="333333"/>
                  <w:sz w:val="21"/>
                  <w:szCs w:val="21"/>
                  <w:shd w:val="clear" w:color="auto" w:fill="FFFFFF"/>
                </w:rPr>
                <w:delText>5.666667</w:delText>
              </w:r>
            </w:del>
          </w:p>
        </w:tc>
      </w:tr>
    </w:tbl>
    <w:p w14:paraId="338C1070" w14:textId="77777777" w:rsidR="00F34263" w:rsidRDefault="00636C2E">
      <w:pPr>
        <w:rPr>
          <w:ins w:id="1232" w:author="Kane Wu" w:date="2016-07-03T12:49:00Z"/>
          <w:rFonts w:ascii="Helvetica" w:hAnsi="Helvetica" w:cs="Helvetica"/>
          <w:color w:val="333333"/>
          <w:sz w:val="21"/>
          <w:szCs w:val="21"/>
          <w:shd w:val="clear" w:color="auto" w:fill="FFFFFF"/>
        </w:rPr>
      </w:pPr>
      <w:del w:id="1233" w:author="Kane Wu" w:date="2016-07-03T12:48:00Z">
        <w:r w:rsidDel="00690711">
          <w:rPr>
            <w:rFonts w:ascii="Helvetica" w:hAnsi="Helvetica" w:cs="Helvetica"/>
            <w:color w:val="333333"/>
            <w:sz w:val="21"/>
            <w:szCs w:val="21"/>
            <w:shd w:val="clear" w:color="auto" w:fill="FFFFFF"/>
          </w:rPr>
          <w:fldChar w:fldCharType="end"/>
        </w:r>
      </w:del>
      <w:commentRangeEnd w:id="1159"/>
      <w:r w:rsidR="00AB0085">
        <w:rPr>
          <w:rStyle w:val="CommentReference"/>
        </w:rPr>
        <w:commentReference w:id="1159"/>
      </w:r>
    </w:p>
    <w:tbl>
      <w:tblPr>
        <w:tblW w:w="1920" w:type="dxa"/>
        <w:tblInd w:w="-5" w:type="dxa"/>
        <w:tblLook w:val="04A0" w:firstRow="1" w:lastRow="0" w:firstColumn="1" w:lastColumn="0" w:noHBand="0" w:noVBand="1"/>
      </w:tblPr>
      <w:tblGrid>
        <w:gridCol w:w="960"/>
        <w:gridCol w:w="1197"/>
      </w:tblGrid>
      <w:tr w:rsidR="00F34263" w:rsidRPr="00F34263" w14:paraId="65A4F9FE" w14:textId="77777777" w:rsidTr="00F34263">
        <w:trPr>
          <w:trHeight w:val="290"/>
          <w:ins w:id="1234" w:author="Kane Wu" w:date="2016-07-03T12:49: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F6E55" w14:textId="77777777" w:rsidR="00F34263" w:rsidRPr="00F34263" w:rsidRDefault="00F34263" w:rsidP="00F34263">
            <w:pPr>
              <w:spacing w:after="0" w:line="240" w:lineRule="auto"/>
              <w:rPr>
                <w:ins w:id="1235" w:author="Kane Wu" w:date="2016-07-03T12:49:00Z"/>
                <w:rFonts w:ascii="Calibri" w:eastAsia="Times New Roman" w:hAnsi="Calibri" w:cs="Times New Roman"/>
                <w:color w:val="000000"/>
              </w:rPr>
            </w:pPr>
            <w:ins w:id="1236" w:author="Kane Wu" w:date="2016-07-03T12:49:00Z">
              <w:r w:rsidRPr="00F34263">
                <w:rPr>
                  <w:rFonts w:ascii="Calibri" w:eastAsia="Times New Roman" w:hAnsi="Calibri" w:cs="Times New Roman"/>
                  <w:color w:val="000000"/>
                </w:rPr>
                <w:t>Zip</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187DF5" w14:textId="77777777" w:rsidR="00F34263" w:rsidRPr="00F34263" w:rsidRDefault="00F34263" w:rsidP="00F34263">
            <w:pPr>
              <w:spacing w:after="0" w:line="240" w:lineRule="auto"/>
              <w:rPr>
                <w:ins w:id="1237" w:author="Kane Wu" w:date="2016-07-03T12:49:00Z"/>
                <w:rFonts w:ascii="Calibri" w:eastAsia="Times New Roman" w:hAnsi="Calibri" w:cs="Times New Roman"/>
                <w:color w:val="000000"/>
              </w:rPr>
            </w:pPr>
            <w:ins w:id="1238" w:author="Kane Wu" w:date="2016-07-03T12:49:00Z">
              <w:r w:rsidRPr="00F34263">
                <w:rPr>
                  <w:rFonts w:ascii="Calibri" w:eastAsia="Times New Roman" w:hAnsi="Calibri" w:cs="Times New Roman"/>
                  <w:color w:val="000000"/>
                </w:rPr>
                <w:t>Reviews/ Restaurant</w:t>
              </w:r>
            </w:ins>
          </w:p>
        </w:tc>
      </w:tr>
      <w:tr w:rsidR="00F34263" w:rsidRPr="00F34263" w14:paraId="49377D39" w14:textId="77777777" w:rsidTr="00F34263">
        <w:trPr>
          <w:trHeight w:val="290"/>
          <w:ins w:id="123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1764E3" w14:textId="77777777" w:rsidR="00F34263" w:rsidRPr="00F34263" w:rsidRDefault="00F34263" w:rsidP="00F34263">
            <w:pPr>
              <w:spacing w:after="0" w:line="240" w:lineRule="auto"/>
              <w:rPr>
                <w:ins w:id="1240" w:author="Kane Wu" w:date="2016-07-03T12:49:00Z"/>
                <w:rFonts w:ascii="Arial" w:eastAsia="Times New Roman" w:hAnsi="Arial" w:cs="Arial"/>
                <w:color w:val="333333"/>
                <w:sz w:val="21"/>
                <w:szCs w:val="21"/>
              </w:rPr>
            </w:pPr>
            <w:ins w:id="1241" w:author="Kane Wu" w:date="2016-07-03T12:49:00Z">
              <w:r w:rsidRPr="00F34263">
                <w:rPr>
                  <w:rFonts w:ascii="Arial" w:eastAsia="Times New Roman" w:hAnsi="Arial" w:cs="Arial"/>
                  <w:color w:val="333333"/>
                  <w:sz w:val="21"/>
                  <w:szCs w:val="21"/>
                </w:rPr>
                <w:t>EH1</w:t>
              </w:r>
            </w:ins>
          </w:p>
        </w:tc>
        <w:tc>
          <w:tcPr>
            <w:tcW w:w="960" w:type="dxa"/>
            <w:tcBorders>
              <w:top w:val="nil"/>
              <w:left w:val="nil"/>
              <w:bottom w:val="single" w:sz="4" w:space="0" w:color="auto"/>
              <w:right w:val="single" w:sz="4" w:space="0" w:color="auto"/>
            </w:tcBorders>
            <w:shd w:val="clear" w:color="auto" w:fill="auto"/>
            <w:noWrap/>
            <w:vAlign w:val="center"/>
            <w:hideMark/>
          </w:tcPr>
          <w:p w14:paraId="6D86033F" w14:textId="77777777" w:rsidR="00F34263" w:rsidRPr="00F34263" w:rsidRDefault="00F34263" w:rsidP="00F34263">
            <w:pPr>
              <w:spacing w:after="0" w:line="240" w:lineRule="auto"/>
              <w:jc w:val="right"/>
              <w:rPr>
                <w:ins w:id="1242" w:author="Kane Wu" w:date="2016-07-03T12:49:00Z"/>
                <w:rFonts w:ascii="Arial" w:eastAsia="Times New Roman" w:hAnsi="Arial" w:cs="Arial"/>
                <w:color w:val="333333"/>
                <w:sz w:val="21"/>
                <w:szCs w:val="21"/>
              </w:rPr>
            </w:pPr>
            <w:ins w:id="1243" w:author="Kane Wu" w:date="2016-07-03T12:49:00Z">
              <w:r w:rsidRPr="00F34263">
                <w:rPr>
                  <w:rFonts w:ascii="Arial" w:eastAsia="Times New Roman" w:hAnsi="Arial" w:cs="Arial"/>
                  <w:color w:val="333333"/>
                  <w:sz w:val="21"/>
                  <w:szCs w:val="21"/>
                </w:rPr>
                <w:t>17.36</w:t>
              </w:r>
            </w:ins>
          </w:p>
        </w:tc>
      </w:tr>
      <w:tr w:rsidR="00F34263" w:rsidRPr="00F34263" w14:paraId="63DD4294" w14:textId="77777777" w:rsidTr="00F34263">
        <w:trPr>
          <w:trHeight w:val="290"/>
          <w:ins w:id="124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BDEED" w14:textId="77777777" w:rsidR="00F34263" w:rsidRPr="00F34263" w:rsidRDefault="00F34263" w:rsidP="00F34263">
            <w:pPr>
              <w:spacing w:after="0" w:line="240" w:lineRule="auto"/>
              <w:rPr>
                <w:ins w:id="1245" w:author="Kane Wu" w:date="2016-07-03T12:49:00Z"/>
                <w:rFonts w:ascii="Arial" w:eastAsia="Times New Roman" w:hAnsi="Arial" w:cs="Arial"/>
                <w:color w:val="333333"/>
                <w:sz w:val="21"/>
                <w:szCs w:val="21"/>
              </w:rPr>
            </w:pPr>
            <w:ins w:id="1246" w:author="Kane Wu" w:date="2016-07-03T12:49:00Z">
              <w:r w:rsidRPr="00F34263">
                <w:rPr>
                  <w:rFonts w:ascii="Arial" w:eastAsia="Times New Roman" w:hAnsi="Arial" w:cs="Arial"/>
                  <w:color w:val="333333"/>
                  <w:sz w:val="21"/>
                  <w:szCs w:val="21"/>
                </w:rPr>
                <w:t>EH2</w:t>
              </w:r>
            </w:ins>
          </w:p>
        </w:tc>
        <w:tc>
          <w:tcPr>
            <w:tcW w:w="960" w:type="dxa"/>
            <w:tcBorders>
              <w:top w:val="nil"/>
              <w:left w:val="nil"/>
              <w:bottom w:val="single" w:sz="4" w:space="0" w:color="auto"/>
              <w:right w:val="single" w:sz="4" w:space="0" w:color="auto"/>
            </w:tcBorders>
            <w:shd w:val="clear" w:color="auto" w:fill="auto"/>
            <w:noWrap/>
            <w:vAlign w:val="center"/>
            <w:hideMark/>
          </w:tcPr>
          <w:p w14:paraId="58342787" w14:textId="77777777" w:rsidR="00F34263" w:rsidRPr="00F34263" w:rsidRDefault="00F34263" w:rsidP="00F34263">
            <w:pPr>
              <w:spacing w:after="0" w:line="240" w:lineRule="auto"/>
              <w:jc w:val="right"/>
              <w:rPr>
                <w:ins w:id="1247" w:author="Kane Wu" w:date="2016-07-03T12:49:00Z"/>
                <w:rFonts w:ascii="Arial" w:eastAsia="Times New Roman" w:hAnsi="Arial" w:cs="Arial"/>
                <w:color w:val="333333"/>
                <w:sz w:val="21"/>
                <w:szCs w:val="21"/>
              </w:rPr>
            </w:pPr>
            <w:ins w:id="1248" w:author="Kane Wu" w:date="2016-07-03T12:49:00Z">
              <w:r w:rsidRPr="00F34263">
                <w:rPr>
                  <w:rFonts w:ascii="Arial" w:eastAsia="Times New Roman" w:hAnsi="Arial" w:cs="Arial"/>
                  <w:color w:val="333333"/>
                  <w:sz w:val="21"/>
                  <w:szCs w:val="21"/>
                </w:rPr>
                <w:t>14.99</w:t>
              </w:r>
            </w:ins>
          </w:p>
        </w:tc>
      </w:tr>
      <w:tr w:rsidR="00F34263" w:rsidRPr="00F34263" w14:paraId="59695250" w14:textId="77777777" w:rsidTr="00F34263">
        <w:trPr>
          <w:trHeight w:val="290"/>
          <w:ins w:id="124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500E1E" w14:textId="77777777" w:rsidR="00F34263" w:rsidRPr="00F34263" w:rsidRDefault="00F34263" w:rsidP="00F34263">
            <w:pPr>
              <w:spacing w:after="0" w:line="240" w:lineRule="auto"/>
              <w:rPr>
                <w:ins w:id="1250" w:author="Kane Wu" w:date="2016-07-03T12:49:00Z"/>
                <w:rFonts w:ascii="Arial" w:eastAsia="Times New Roman" w:hAnsi="Arial" w:cs="Arial"/>
                <w:color w:val="333333"/>
                <w:sz w:val="21"/>
                <w:szCs w:val="21"/>
              </w:rPr>
            </w:pPr>
            <w:ins w:id="1251" w:author="Kane Wu" w:date="2016-07-03T12:49:00Z">
              <w:r w:rsidRPr="00F34263">
                <w:rPr>
                  <w:rFonts w:ascii="Arial" w:eastAsia="Times New Roman" w:hAnsi="Arial" w:cs="Arial"/>
                  <w:color w:val="333333"/>
                  <w:sz w:val="21"/>
                  <w:szCs w:val="21"/>
                </w:rPr>
                <w:t>EH3</w:t>
              </w:r>
            </w:ins>
          </w:p>
        </w:tc>
        <w:tc>
          <w:tcPr>
            <w:tcW w:w="960" w:type="dxa"/>
            <w:tcBorders>
              <w:top w:val="nil"/>
              <w:left w:val="nil"/>
              <w:bottom w:val="single" w:sz="4" w:space="0" w:color="auto"/>
              <w:right w:val="single" w:sz="4" w:space="0" w:color="auto"/>
            </w:tcBorders>
            <w:shd w:val="clear" w:color="auto" w:fill="auto"/>
            <w:noWrap/>
            <w:vAlign w:val="center"/>
            <w:hideMark/>
          </w:tcPr>
          <w:p w14:paraId="2C3A7362" w14:textId="77777777" w:rsidR="00F34263" w:rsidRPr="00F34263" w:rsidRDefault="00F34263" w:rsidP="00F34263">
            <w:pPr>
              <w:spacing w:after="0" w:line="240" w:lineRule="auto"/>
              <w:jc w:val="right"/>
              <w:rPr>
                <w:ins w:id="1252" w:author="Kane Wu" w:date="2016-07-03T12:49:00Z"/>
                <w:rFonts w:ascii="Arial" w:eastAsia="Times New Roman" w:hAnsi="Arial" w:cs="Arial"/>
                <w:color w:val="333333"/>
                <w:sz w:val="21"/>
                <w:szCs w:val="21"/>
              </w:rPr>
            </w:pPr>
            <w:ins w:id="1253" w:author="Kane Wu" w:date="2016-07-03T12:49:00Z">
              <w:r w:rsidRPr="00F34263">
                <w:rPr>
                  <w:rFonts w:ascii="Arial" w:eastAsia="Times New Roman" w:hAnsi="Arial" w:cs="Arial"/>
                  <w:color w:val="333333"/>
                  <w:sz w:val="21"/>
                  <w:szCs w:val="21"/>
                </w:rPr>
                <w:t>10.48</w:t>
              </w:r>
            </w:ins>
          </w:p>
        </w:tc>
      </w:tr>
      <w:tr w:rsidR="00F34263" w:rsidRPr="00F34263" w14:paraId="47AAEAE0" w14:textId="77777777" w:rsidTr="00F34263">
        <w:trPr>
          <w:trHeight w:val="290"/>
          <w:ins w:id="125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7AD7E" w14:textId="77777777" w:rsidR="00F34263" w:rsidRPr="00F34263" w:rsidRDefault="00F34263" w:rsidP="00F34263">
            <w:pPr>
              <w:spacing w:after="0" w:line="240" w:lineRule="auto"/>
              <w:rPr>
                <w:ins w:id="1255" w:author="Kane Wu" w:date="2016-07-03T12:49:00Z"/>
                <w:rFonts w:ascii="Arial" w:eastAsia="Times New Roman" w:hAnsi="Arial" w:cs="Arial"/>
                <w:color w:val="333333"/>
                <w:sz w:val="21"/>
                <w:szCs w:val="21"/>
              </w:rPr>
            </w:pPr>
            <w:ins w:id="1256" w:author="Kane Wu" w:date="2016-07-03T12:49:00Z">
              <w:r w:rsidRPr="00F34263">
                <w:rPr>
                  <w:rFonts w:ascii="Arial" w:eastAsia="Times New Roman" w:hAnsi="Arial" w:cs="Arial"/>
                  <w:color w:val="333333"/>
                  <w:sz w:val="21"/>
                  <w:szCs w:val="21"/>
                </w:rPr>
                <w:t>EH4</w:t>
              </w:r>
            </w:ins>
          </w:p>
        </w:tc>
        <w:tc>
          <w:tcPr>
            <w:tcW w:w="960" w:type="dxa"/>
            <w:tcBorders>
              <w:top w:val="nil"/>
              <w:left w:val="nil"/>
              <w:bottom w:val="single" w:sz="4" w:space="0" w:color="auto"/>
              <w:right w:val="single" w:sz="4" w:space="0" w:color="auto"/>
            </w:tcBorders>
            <w:shd w:val="clear" w:color="auto" w:fill="auto"/>
            <w:noWrap/>
            <w:vAlign w:val="center"/>
            <w:hideMark/>
          </w:tcPr>
          <w:p w14:paraId="481779DD" w14:textId="77777777" w:rsidR="00F34263" w:rsidRPr="00F34263" w:rsidRDefault="00F34263" w:rsidP="00F34263">
            <w:pPr>
              <w:spacing w:after="0" w:line="240" w:lineRule="auto"/>
              <w:jc w:val="right"/>
              <w:rPr>
                <w:ins w:id="1257" w:author="Kane Wu" w:date="2016-07-03T12:49:00Z"/>
                <w:rFonts w:ascii="Arial" w:eastAsia="Times New Roman" w:hAnsi="Arial" w:cs="Arial"/>
                <w:color w:val="333333"/>
                <w:sz w:val="21"/>
                <w:szCs w:val="21"/>
              </w:rPr>
            </w:pPr>
            <w:ins w:id="1258" w:author="Kane Wu" w:date="2016-07-03T12:49:00Z">
              <w:r w:rsidRPr="00F34263">
                <w:rPr>
                  <w:rFonts w:ascii="Arial" w:eastAsia="Times New Roman" w:hAnsi="Arial" w:cs="Arial"/>
                  <w:color w:val="333333"/>
                  <w:sz w:val="21"/>
                  <w:szCs w:val="21"/>
                </w:rPr>
                <w:t>4.63</w:t>
              </w:r>
            </w:ins>
          </w:p>
        </w:tc>
      </w:tr>
      <w:tr w:rsidR="00F34263" w:rsidRPr="00F34263" w14:paraId="54337725" w14:textId="77777777" w:rsidTr="00F34263">
        <w:trPr>
          <w:trHeight w:val="290"/>
          <w:ins w:id="125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017A2E" w14:textId="77777777" w:rsidR="00F34263" w:rsidRPr="00F34263" w:rsidRDefault="00F34263" w:rsidP="00F34263">
            <w:pPr>
              <w:spacing w:after="0" w:line="240" w:lineRule="auto"/>
              <w:rPr>
                <w:ins w:id="1260" w:author="Kane Wu" w:date="2016-07-03T12:49:00Z"/>
                <w:rFonts w:ascii="Arial" w:eastAsia="Times New Roman" w:hAnsi="Arial" w:cs="Arial"/>
                <w:color w:val="333333"/>
                <w:sz w:val="21"/>
                <w:szCs w:val="21"/>
              </w:rPr>
            </w:pPr>
            <w:ins w:id="1261" w:author="Kane Wu" w:date="2016-07-03T12:49:00Z">
              <w:r w:rsidRPr="00F34263">
                <w:rPr>
                  <w:rFonts w:ascii="Arial" w:eastAsia="Times New Roman" w:hAnsi="Arial" w:cs="Arial"/>
                  <w:color w:val="333333"/>
                  <w:sz w:val="21"/>
                  <w:szCs w:val="21"/>
                </w:rPr>
                <w:t>EH5</w:t>
              </w:r>
            </w:ins>
          </w:p>
        </w:tc>
        <w:tc>
          <w:tcPr>
            <w:tcW w:w="960" w:type="dxa"/>
            <w:tcBorders>
              <w:top w:val="nil"/>
              <w:left w:val="nil"/>
              <w:bottom w:val="single" w:sz="4" w:space="0" w:color="auto"/>
              <w:right w:val="single" w:sz="4" w:space="0" w:color="auto"/>
            </w:tcBorders>
            <w:shd w:val="clear" w:color="auto" w:fill="auto"/>
            <w:noWrap/>
            <w:vAlign w:val="center"/>
            <w:hideMark/>
          </w:tcPr>
          <w:p w14:paraId="6AB8F247" w14:textId="77777777" w:rsidR="00F34263" w:rsidRPr="00F34263" w:rsidRDefault="00F34263" w:rsidP="00F34263">
            <w:pPr>
              <w:spacing w:after="0" w:line="240" w:lineRule="auto"/>
              <w:jc w:val="right"/>
              <w:rPr>
                <w:ins w:id="1262" w:author="Kane Wu" w:date="2016-07-03T12:49:00Z"/>
                <w:rFonts w:ascii="Arial" w:eastAsia="Times New Roman" w:hAnsi="Arial" w:cs="Arial"/>
                <w:color w:val="333333"/>
                <w:sz w:val="21"/>
                <w:szCs w:val="21"/>
              </w:rPr>
            </w:pPr>
            <w:ins w:id="1263" w:author="Kane Wu" w:date="2016-07-03T12:49:00Z">
              <w:r w:rsidRPr="00F34263">
                <w:rPr>
                  <w:rFonts w:ascii="Arial" w:eastAsia="Times New Roman" w:hAnsi="Arial" w:cs="Arial"/>
                  <w:color w:val="333333"/>
                  <w:sz w:val="21"/>
                  <w:szCs w:val="21"/>
                </w:rPr>
                <w:t>4.33</w:t>
              </w:r>
            </w:ins>
          </w:p>
        </w:tc>
      </w:tr>
      <w:tr w:rsidR="00F34263" w:rsidRPr="00F34263" w14:paraId="0FD0A82C" w14:textId="77777777" w:rsidTr="00F34263">
        <w:trPr>
          <w:trHeight w:val="290"/>
          <w:ins w:id="126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6E9FC1" w14:textId="77777777" w:rsidR="00F34263" w:rsidRPr="00F34263" w:rsidRDefault="00F34263" w:rsidP="00F34263">
            <w:pPr>
              <w:spacing w:after="0" w:line="240" w:lineRule="auto"/>
              <w:rPr>
                <w:ins w:id="1265" w:author="Kane Wu" w:date="2016-07-03T12:49:00Z"/>
                <w:rFonts w:ascii="Arial" w:eastAsia="Times New Roman" w:hAnsi="Arial" w:cs="Arial"/>
                <w:color w:val="333333"/>
                <w:sz w:val="21"/>
                <w:szCs w:val="21"/>
              </w:rPr>
            </w:pPr>
            <w:ins w:id="1266" w:author="Kane Wu" w:date="2016-07-03T12:49:00Z">
              <w:r w:rsidRPr="00F34263">
                <w:rPr>
                  <w:rFonts w:ascii="Arial" w:eastAsia="Times New Roman" w:hAnsi="Arial" w:cs="Arial"/>
                  <w:color w:val="333333"/>
                  <w:sz w:val="21"/>
                  <w:szCs w:val="21"/>
                </w:rPr>
                <w:t>EH6</w:t>
              </w:r>
            </w:ins>
          </w:p>
        </w:tc>
        <w:tc>
          <w:tcPr>
            <w:tcW w:w="960" w:type="dxa"/>
            <w:tcBorders>
              <w:top w:val="nil"/>
              <w:left w:val="nil"/>
              <w:bottom w:val="single" w:sz="4" w:space="0" w:color="auto"/>
              <w:right w:val="single" w:sz="4" w:space="0" w:color="auto"/>
            </w:tcBorders>
            <w:shd w:val="clear" w:color="auto" w:fill="auto"/>
            <w:noWrap/>
            <w:vAlign w:val="center"/>
            <w:hideMark/>
          </w:tcPr>
          <w:p w14:paraId="0FF39CBD" w14:textId="77777777" w:rsidR="00F34263" w:rsidRPr="00F34263" w:rsidRDefault="00F34263" w:rsidP="00F34263">
            <w:pPr>
              <w:spacing w:after="0" w:line="240" w:lineRule="auto"/>
              <w:jc w:val="right"/>
              <w:rPr>
                <w:ins w:id="1267" w:author="Kane Wu" w:date="2016-07-03T12:49:00Z"/>
                <w:rFonts w:ascii="Arial" w:eastAsia="Times New Roman" w:hAnsi="Arial" w:cs="Arial"/>
                <w:color w:val="333333"/>
                <w:sz w:val="21"/>
                <w:szCs w:val="21"/>
              </w:rPr>
            </w:pPr>
            <w:ins w:id="1268" w:author="Kane Wu" w:date="2016-07-03T12:49:00Z">
              <w:r w:rsidRPr="00F34263">
                <w:rPr>
                  <w:rFonts w:ascii="Arial" w:eastAsia="Times New Roman" w:hAnsi="Arial" w:cs="Arial"/>
                  <w:color w:val="333333"/>
                  <w:sz w:val="21"/>
                  <w:szCs w:val="21"/>
                </w:rPr>
                <w:t>9.04</w:t>
              </w:r>
            </w:ins>
          </w:p>
        </w:tc>
      </w:tr>
      <w:tr w:rsidR="00F34263" w:rsidRPr="00F34263" w14:paraId="709F6350" w14:textId="77777777" w:rsidTr="00F34263">
        <w:trPr>
          <w:trHeight w:val="290"/>
          <w:ins w:id="126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D06B96" w14:textId="77777777" w:rsidR="00F34263" w:rsidRPr="00F34263" w:rsidRDefault="00F34263" w:rsidP="00F34263">
            <w:pPr>
              <w:spacing w:after="0" w:line="240" w:lineRule="auto"/>
              <w:rPr>
                <w:ins w:id="1270" w:author="Kane Wu" w:date="2016-07-03T12:49:00Z"/>
                <w:rFonts w:ascii="Arial" w:eastAsia="Times New Roman" w:hAnsi="Arial" w:cs="Arial"/>
                <w:color w:val="333333"/>
                <w:sz w:val="21"/>
                <w:szCs w:val="21"/>
              </w:rPr>
            </w:pPr>
            <w:ins w:id="1271" w:author="Kane Wu" w:date="2016-07-03T12:49:00Z">
              <w:r w:rsidRPr="00F34263">
                <w:rPr>
                  <w:rFonts w:ascii="Arial" w:eastAsia="Times New Roman" w:hAnsi="Arial" w:cs="Arial"/>
                  <w:color w:val="333333"/>
                  <w:sz w:val="21"/>
                  <w:szCs w:val="21"/>
                </w:rPr>
                <w:t>EH7</w:t>
              </w:r>
            </w:ins>
          </w:p>
        </w:tc>
        <w:tc>
          <w:tcPr>
            <w:tcW w:w="960" w:type="dxa"/>
            <w:tcBorders>
              <w:top w:val="nil"/>
              <w:left w:val="nil"/>
              <w:bottom w:val="single" w:sz="4" w:space="0" w:color="auto"/>
              <w:right w:val="single" w:sz="4" w:space="0" w:color="auto"/>
            </w:tcBorders>
            <w:shd w:val="clear" w:color="auto" w:fill="auto"/>
            <w:noWrap/>
            <w:vAlign w:val="center"/>
            <w:hideMark/>
          </w:tcPr>
          <w:p w14:paraId="20BC3DE6" w14:textId="77777777" w:rsidR="00F34263" w:rsidRPr="00F34263" w:rsidRDefault="00F34263" w:rsidP="00F34263">
            <w:pPr>
              <w:spacing w:after="0" w:line="240" w:lineRule="auto"/>
              <w:jc w:val="right"/>
              <w:rPr>
                <w:ins w:id="1272" w:author="Kane Wu" w:date="2016-07-03T12:49:00Z"/>
                <w:rFonts w:ascii="Arial" w:eastAsia="Times New Roman" w:hAnsi="Arial" w:cs="Arial"/>
                <w:color w:val="333333"/>
                <w:sz w:val="21"/>
                <w:szCs w:val="21"/>
              </w:rPr>
            </w:pPr>
            <w:ins w:id="1273" w:author="Kane Wu" w:date="2016-07-03T12:49:00Z">
              <w:r w:rsidRPr="00F34263">
                <w:rPr>
                  <w:rFonts w:ascii="Arial" w:eastAsia="Times New Roman" w:hAnsi="Arial" w:cs="Arial"/>
                  <w:color w:val="333333"/>
                  <w:sz w:val="21"/>
                  <w:szCs w:val="21"/>
                </w:rPr>
                <w:t>8.84</w:t>
              </w:r>
            </w:ins>
          </w:p>
        </w:tc>
      </w:tr>
      <w:tr w:rsidR="00F34263" w:rsidRPr="00F34263" w14:paraId="465DC8DD" w14:textId="77777777" w:rsidTr="00F34263">
        <w:trPr>
          <w:trHeight w:val="290"/>
          <w:ins w:id="127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B1EE32" w14:textId="77777777" w:rsidR="00F34263" w:rsidRPr="00F34263" w:rsidRDefault="00F34263" w:rsidP="00F34263">
            <w:pPr>
              <w:spacing w:after="0" w:line="240" w:lineRule="auto"/>
              <w:rPr>
                <w:ins w:id="1275" w:author="Kane Wu" w:date="2016-07-03T12:49:00Z"/>
                <w:rFonts w:ascii="Arial" w:eastAsia="Times New Roman" w:hAnsi="Arial" w:cs="Arial"/>
                <w:color w:val="333333"/>
                <w:sz w:val="21"/>
                <w:szCs w:val="21"/>
              </w:rPr>
            </w:pPr>
            <w:ins w:id="1276" w:author="Kane Wu" w:date="2016-07-03T12:49:00Z">
              <w:r w:rsidRPr="00F34263">
                <w:rPr>
                  <w:rFonts w:ascii="Arial" w:eastAsia="Times New Roman" w:hAnsi="Arial" w:cs="Arial"/>
                  <w:color w:val="333333"/>
                  <w:sz w:val="21"/>
                  <w:szCs w:val="21"/>
                </w:rPr>
                <w:t>EH8</w:t>
              </w:r>
            </w:ins>
          </w:p>
        </w:tc>
        <w:tc>
          <w:tcPr>
            <w:tcW w:w="960" w:type="dxa"/>
            <w:tcBorders>
              <w:top w:val="nil"/>
              <w:left w:val="nil"/>
              <w:bottom w:val="single" w:sz="4" w:space="0" w:color="auto"/>
              <w:right w:val="single" w:sz="4" w:space="0" w:color="auto"/>
            </w:tcBorders>
            <w:shd w:val="clear" w:color="auto" w:fill="auto"/>
            <w:noWrap/>
            <w:vAlign w:val="center"/>
            <w:hideMark/>
          </w:tcPr>
          <w:p w14:paraId="1E0BD101" w14:textId="77777777" w:rsidR="00F34263" w:rsidRPr="00F34263" w:rsidRDefault="00F34263" w:rsidP="00F34263">
            <w:pPr>
              <w:spacing w:after="0" w:line="240" w:lineRule="auto"/>
              <w:jc w:val="right"/>
              <w:rPr>
                <w:ins w:id="1277" w:author="Kane Wu" w:date="2016-07-03T12:49:00Z"/>
                <w:rFonts w:ascii="Arial" w:eastAsia="Times New Roman" w:hAnsi="Arial" w:cs="Arial"/>
                <w:color w:val="333333"/>
                <w:sz w:val="21"/>
                <w:szCs w:val="21"/>
              </w:rPr>
            </w:pPr>
            <w:ins w:id="1278" w:author="Kane Wu" w:date="2016-07-03T12:49:00Z">
              <w:r w:rsidRPr="00F34263">
                <w:rPr>
                  <w:rFonts w:ascii="Arial" w:eastAsia="Times New Roman" w:hAnsi="Arial" w:cs="Arial"/>
                  <w:color w:val="333333"/>
                  <w:sz w:val="21"/>
                  <w:szCs w:val="21"/>
                </w:rPr>
                <w:t>12.72</w:t>
              </w:r>
            </w:ins>
          </w:p>
        </w:tc>
      </w:tr>
      <w:tr w:rsidR="00F34263" w:rsidRPr="00F34263" w14:paraId="499B8B46" w14:textId="77777777" w:rsidTr="00F34263">
        <w:trPr>
          <w:trHeight w:val="290"/>
          <w:ins w:id="127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EF944A" w14:textId="77777777" w:rsidR="00F34263" w:rsidRPr="00F34263" w:rsidRDefault="00F34263" w:rsidP="00F34263">
            <w:pPr>
              <w:spacing w:after="0" w:line="240" w:lineRule="auto"/>
              <w:rPr>
                <w:ins w:id="1280" w:author="Kane Wu" w:date="2016-07-03T12:49:00Z"/>
                <w:rFonts w:ascii="Arial" w:eastAsia="Times New Roman" w:hAnsi="Arial" w:cs="Arial"/>
                <w:color w:val="333333"/>
                <w:sz w:val="21"/>
                <w:szCs w:val="21"/>
              </w:rPr>
            </w:pPr>
            <w:ins w:id="1281" w:author="Kane Wu" w:date="2016-07-03T12:49:00Z">
              <w:r w:rsidRPr="00F34263">
                <w:rPr>
                  <w:rFonts w:ascii="Arial" w:eastAsia="Times New Roman" w:hAnsi="Arial" w:cs="Arial"/>
                  <w:color w:val="333333"/>
                  <w:sz w:val="21"/>
                  <w:szCs w:val="21"/>
                </w:rPr>
                <w:t>EH9</w:t>
              </w:r>
            </w:ins>
          </w:p>
        </w:tc>
        <w:tc>
          <w:tcPr>
            <w:tcW w:w="960" w:type="dxa"/>
            <w:tcBorders>
              <w:top w:val="nil"/>
              <w:left w:val="nil"/>
              <w:bottom w:val="single" w:sz="4" w:space="0" w:color="auto"/>
              <w:right w:val="single" w:sz="4" w:space="0" w:color="auto"/>
            </w:tcBorders>
            <w:shd w:val="clear" w:color="auto" w:fill="auto"/>
            <w:noWrap/>
            <w:vAlign w:val="center"/>
            <w:hideMark/>
          </w:tcPr>
          <w:p w14:paraId="001891BC" w14:textId="77777777" w:rsidR="00F34263" w:rsidRPr="00F34263" w:rsidRDefault="00F34263" w:rsidP="00F34263">
            <w:pPr>
              <w:spacing w:after="0" w:line="240" w:lineRule="auto"/>
              <w:jc w:val="right"/>
              <w:rPr>
                <w:ins w:id="1282" w:author="Kane Wu" w:date="2016-07-03T12:49:00Z"/>
                <w:rFonts w:ascii="Arial" w:eastAsia="Times New Roman" w:hAnsi="Arial" w:cs="Arial"/>
                <w:color w:val="333333"/>
                <w:sz w:val="21"/>
                <w:szCs w:val="21"/>
              </w:rPr>
            </w:pPr>
            <w:ins w:id="1283" w:author="Kane Wu" w:date="2016-07-03T12:49:00Z">
              <w:r w:rsidRPr="00F34263">
                <w:rPr>
                  <w:rFonts w:ascii="Arial" w:eastAsia="Times New Roman" w:hAnsi="Arial" w:cs="Arial"/>
                  <w:color w:val="333333"/>
                  <w:sz w:val="21"/>
                  <w:szCs w:val="21"/>
                </w:rPr>
                <w:t>8.11</w:t>
              </w:r>
            </w:ins>
          </w:p>
        </w:tc>
      </w:tr>
      <w:tr w:rsidR="00F34263" w:rsidRPr="00F34263" w14:paraId="5B788FF3" w14:textId="77777777" w:rsidTr="00F34263">
        <w:trPr>
          <w:trHeight w:val="290"/>
          <w:ins w:id="128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3ADC30" w14:textId="77777777" w:rsidR="00F34263" w:rsidRPr="00F34263" w:rsidRDefault="00F34263" w:rsidP="00F34263">
            <w:pPr>
              <w:spacing w:after="0" w:line="240" w:lineRule="auto"/>
              <w:rPr>
                <w:ins w:id="1285" w:author="Kane Wu" w:date="2016-07-03T12:49:00Z"/>
                <w:rFonts w:ascii="Arial" w:eastAsia="Times New Roman" w:hAnsi="Arial" w:cs="Arial"/>
                <w:color w:val="333333"/>
                <w:sz w:val="21"/>
                <w:szCs w:val="21"/>
              </w:rPr>
            </w:pPr>
            <w:ins w:id="1286" w:author="Kane Wu" w:date="2016-07-03T12:49:00Z">
              <w:r w:rsidRPr="00F34263">
                <w:rPr>
                  <w:rFonts w:ascii="Arial" w:eastAsia="Times New Roman" w:hAnsi="Arial" w:cs="Arial"/>
                  <w:color w:val="333333"/>
                  <w:sz w:val="21"/>
                  <w:szCs w:val="21"/>
                </w:rPr>
                <w:lastRenderedPageBreak/>
                <w:t>EH10</w:t>
              </w:r>
            </w:ins>
          </w:p>
        </w:tc>
        <w:tc>
          <w:tcPr>
            <w:tcW w:w="960" w:type="dxa"/>
            <w:tcBorders>
              <w:top w:val="nil"/>
              <w:left w:val="nil"/>
              <w:bottom w:val="single" w:sz="4" w:space="0" w:color="auto"/>
              <w:right w:val="single" w:sz="4" w:space="0" w:color="auto"/>
            </w:tcBorders>
            <w:shd w:val="clear" w:color="auto" w:fill="auto"/>
            <w:noWrap/>
            <w:vAlign w:val="center"/>
            <w:hideMark/>
          </w:tcPr>
          <w:p w14:paraId="401E0A29" w14:textId="77777777" w:rsidR="00F34263" w:rsidRPr="00F34263" w:rsidRDefault="00F34263" w:rsidP="00F34263">
            <w:pPr>
              <w:spacing w:after="0" w:line="240" w:lineRule="auto"/>
              <w:jc w:val="right"/>
              <w:rPr>
                <w:ins w:id="1287" w:author="Kane Wu" w:date="2016-07-03T12:49:00Z"/>
                <w:rFonts w:ascii="Arial" w:eastAsia="Times New Roman" w:hAnsi="Arial" w:cs="Arial"/>
                <w:color w:val="333333"/>
                <w:sz w:val="21"/>
                <w:szCs w:val="21"/>
              </w:rPr>
            </w:pPr>
            <w:ins w:id="1288" w:author="Kane Wu" w:date="2016-07-03T12:49:00Z">
              <w:r w:rsidRPr="00F34263">
                <w:rPr>
                  <w:rFonts w:ascii="Arial" w:eastAsia="Times New Roman" w:hAnsi="Arial" w:cs="Arial"/>
                  <w:color w:val="333333"/>
                  <w:sz w:val="21"/>
                  <w:szCs w:val="21"/>
                </w:rPr>
                <w:t>9.60</w:t>
              </w:r>
            </w:ins>
          </w:p>
        </w:tc>
      </w:tr>
      <w:tr w:rsidR="00F34263" w:rsidRPr="00F34263" w14:paraId="454911DA" w14:textId="77777777" w:rsidTr="00F34263">
        <w:trPr>
          <w:trHeight w:val="290"/>
          <w:ins w:id="128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373AF0" w14:textId="77777777" w:rsidR="00F34263" w:rsidRPr="00F34263" w:rsidRDefault="00F34263" w:rsidP="00F34263">
            <w:pPr>
              <w:spacing w:after="0" w:line="240" w:lineRule="auto"/>
              <w:rPr>
                <w:ins w:id="1290" w:author="Kane Wu" w:date="2016-07-03T12:49:00Z"/>
                <w:rFonts w:ascii="Arial" w:eastAsia="Times New Roman" w:hAnsi="Arial" w:cs="Arial"/>
                <w:color w:val="333333"/>
                <w:sz w:val="21"/>
                <w:szCs w:val="21"/>
              </w:rPr>
            </w:pPr>
            <w:ins w:id="1291" w:author="Kane Wu" w:date="2016-07-03T12:49:00Z">
              <w:r w:rsidRPr="00F34263">
                <w:rPr>
                  <w:rFonts w:ascii="Arial" w:eastAsia="Times New Roman" w:hAnsi="Arial" w:cs="Arial"/>
                  <w:color w:val="333333"/>
                  <w:sz w:val="21"/>
                  <w:szCs w:val="21"/>
                </w:rPr>
                <w:t>EH11</w:t>
              </w:r>
            </w:ins>
          </w:p>
        </w:tc>
        <w:tc>
          <w:tcPr>
            <w:tcW w:w="960" w:type="dxa"/>
            <w:tcBorders>
              <w:top w:val="nil"/>
              <w:left w:val="nil"/>
              <w:bottom w:val="single" w:sz="4" w:space="0" w:color="auto"/>
              <w:right w:val="single" w:sz="4" w:space="0" w:color="auto"/>
            </w:tcBorders>
            <w:shd w:val="clear" w:color="auto" w:fill="auto"/>
            <w:noWrap/>
            <w:vAlign w:val="center"/>
            <w:hideMark/>
          </w:tcPr>
          <w:p w14:paraId="50DCE4F9" w14:textId="77777777" w:rsidR="00F34263" w:rsidRPr="00F34263" w:rsidRDefault="00F34263" w:rsidP="00F34263">
            <w:pPr>
              <w:spacing w:after="0" w:line="240" w:lineRule="auto"/>
              <w:jc w:val="right"/>
              <w:rPr>
                <w:ins w:id="1292" w:author="Kane Wu" w:date="2016-07-03T12:49:00Z"/>
                <w:rFonts w:ascii="Arial" w:eastAsia="Times New Roman" w:hAnsi="Arial" w:cs="Arial"/>
                <w:color w:val="333333"/>
                <w:sz w:val="21"/>
                <w:szCs w:val="21"/>
              </w:rPr>
            </w:pPr>
            <w:ins w:id="1293" w:author="Kane Wu" w:date="2016-07-03T12:49:00Z">
              <w:r w:rsidRPr="00F34263">
                <w:rPr>
                  <w:rFonts w:ascii="Arial" w:eastAsia="Times New Roman" w:hAnsi="Arial" w:cs="Arial"/>
                  <w:color w:val="333333"/>
                  <w:sz w:val="21"/>
                  <w:szCs w:val="21"/>
                </w:rPr>
                <w:t>6.26</w:t>
              </w:r>
            </w:ins>
          </w:p>
        </w:tc>
      </w:tr>
      <w:tr w:rsidR="00F34263" w:rsidRPr="00F34263" w14:paraId="3CB75802" w14:textId="77777777" w:rsidTr="00F34263">
        <w:trPr>
          <w:trHeight w:val="290"/>
          <w:ins w:id="129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3EB988" w14:textId="77777777" w:rsidR="00F34263" w:rsidRPr="00F34263" w:rsidRDefault="00F34263" w:rsidP="00F34263">
            <w:pPr>
              <w:spacing w:after="0" w:line="240" w:lineRule="auto"/>
              <w:rPr>
                <w:ins w:id="1295" w:author="Kane Wu" w:date="2016-07-03T12:49:00Z"/>
                <w:rFonts w:ascii="Arial" w:eastAsia="Times New Roman" w:hAnsi="Arial" w:cs="Arial"/>
                <w:color w:val="333333"/>
                <w:sz w:val="21"/>
                <w:szCs w:val="21"/>
              </w:rPr>
            </w:pPr>
            <w:ins w:id="1296" w:author="Kane Wu" w:date="2016-07-03T12:49:00Z">
              <w:r w:rsidRPr="00F34263">
                <w:rPr>
                  <w:rFonts w:ascii="Arial" w:eastAsia="Times New Roman" w:hAnsi="Arial" w:cs="Arial"/>
                  <w:color w:val="333333"/>
                  <w:sz w:val="21"/>
                  <w:szCs w:val="21"/>
                </w:rPr>
                <w:t>EH12</w:t>
              </w:r>
            </w:ins>
          </w:p>
        </w:tc>
        <w:tc>
          <w:tcPr>
            <w:tcW w:w="960" w:type="dxa"/>
            <w:tcBorders>
              <w:top w:val="nil"/>
              <w:left w:val="nil"/>
              <w:bottom w:val="single" w:sz="4" w:space="0" w:color="auto"/>
              <w:right w:val="single" w:sz="4" w:space="0" w:color="auto"/>
            </w:tcBorders>
            <w:shd w:val="clear" w:color="auto" w:fill="auto"/>
            <w:noWrap/>
            <w:vAlign w:val="center"/>
            <w:hideMark/>
          </w:tcPr>
          <w:p w14:paraId="44604802" w14:textId="77777777" w:rsidR="00F34263" w:rsidRPr="00F34263" w:rsidRDefault="00F34263" w:rsidP="00F34263">
            <w:pPr>
              <w:spacing w:after="0" w:line="240" w:lineRule="auto"/>
              <w:jc w:val="right"/>
              <w:rPr>
                <w:ins w:id="1297" w:author="Kane Wu" w:date="2016-07-03T12:49:00Z"/>
                <w:rFonts w:ascii="Arial" w:eastAsia="Times New Roman" w:hAnsi="Arial" w:cs="Arial"/>
                <w:color w:val="333333"/>
                <w:sz w:val="21"/>
                <w:szCs w:val="21"/>
              </w:rPr>
            </w:pPr>
            <w:ins w:id="1298" w:author="Kane Wu" w:date="2016-07-03T12:49:00Z">
              <w:r w:rsidRPr="00F34263">
                <w:rPr>
                  <w:rFonts w:ascii="Arial" w:eastAsia="Times New Roman" w:hAnsi="Arial" w:cs="Arial"/>
                  <w:color w:val="333333"/>
                  <w:sz w:val="21"/>
                  <w:szCs w:val="21"/>
                </w:rPr>
                <w:t>4.59</w:t>
              </w:r>
            </w:ins>
          </w:p>
        </w:tc>
      </w:tr>
      <w:tr w:rsidR="00F34263" w:rsidRPr="00F34263" w14:paraId="683585FB" w14:textId="77777777" w:rsidTr="00F34263">
        <w:trPr>
          <w:trHeight w:val="290"/>
          <w:ins w:id="129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B8120D" w14:textId="77777777" w:rsidR="00F34263" w:rsidRPr="00F34263" w:rsidRDefault="00F34263" w:rsidP="00F34263">
            <w:pPr>
              <w:spacing w:after="0" w:line="240" w:lineRule="auto"/>
              <w:rPr>
                <w:ins w:id="1300" w:author="Kane Wu" w:date="2016-07-03T12:49:00Z"/>
                <w:rFonts w:ascii="Arial" w:eastAsia="Times New Roman" w:hAnsi="Arial" w:cs="Arial"/>
                <w:color w:val="333333"/>
                <w:sz w:val="21"/>
                <w:szCs w:val="21"/>
              </w:rPr>
            </w:pPr>
            <w:ins w:id="1301" w:author="Kane Wu" w:date="2016-07-03T12:49:00Z">
              <w:r w:rsidRPr="00F34263">
                <w:rPr>
                  <w:rFonts w:ascii="Arial" w:eastAsia="Times New Roman" w:hAnsi="Arial" w:cs="Arial"/>
                  <w:color w:val="333333"/>
                  <w:sz w:val="21"/>
                  <w:szCs w:val="21"/>
                </w:rPr>
                <w:t>EH13</w:t>
              </w:r>
            </w:ins>
          </w:p>
        </w:tc>
        <w:tc>
          <w:tcPr>
            <w:tcW w:w="960" w:type="dxa"/>
            <w:tcBorders>
              <w:top w:val="nil"/>
              <w:left w:val="nil"/>
              <w:bottom w:val="single" w:sz="4" w:space="0" w:color="auto"/>
              <w:right w:val="single" w:sz="4" w:space="0" w:color="auto"/>
            </w:tcBorders>
            <w:shd w:val="clear" w:color="auto" w:fill="auto"/>
            <w:noWrap/>
            <w:vAlign w:val="center"/>
            <w:hideMark/>
          </w:tcPr>
          <w:p w14:paraId="109967F3" w14:textId="77777777" w:rsidR="00F34263" w:rsidRPr="00F34263" w:rsidRDefault="00F34263" w:rsidP="00F34263">
            <w:pPr>
              <w:spacing w:after="0" w:line="240" w:lineRule="auto"/>
              <w:jc w:val="right"/>
              <w:rPr>
                <w:ins w:id="1302" w:author="Kane Wu" w:date="2016-07-03T12:49:00Z"/>
                <w:rFonts w:ascii="Arial" w:eastAsia="Times New Roman" w:hAnsi="Arial" w:cs="Arial"/>
                <w:color w:val="333333"/>
                <w:sz w:val="21"/>
                <w:szCs w:val="21"/>
              </w:rPr>
            </w:pPr>
            <w:ins w:id="1303" w:author="Kane Wu" w:date="2016-07-03T12:49:00Z">
              <w:r w:rsidRPr="00F34263">
                <w:rPr>
                  <w:rFonts w:ascii="Arial" w:eastAsia="Times New Roman" w:hAnsi="Arial" w:cs="Arial"/>
                  <w:color w:val="333333"/>
                  <w:sz w:val="21"/>
                  <w:szCs w:val="21"/>
                </w:rPr>
                <w:t>1.75</w:t>
              </w:r>
            </w:ins>
          </w:p>
        </w:tc>
      </w:tr>
      <w:tr w:rsidR="00F34263" w:rsidRPr="00F34263" w14:paraId="7B1B17DD" w14:textId="77777777" w:rsidTr="00F34263">
        <w:trPr>
          <w:trHeight w:val="290"/>
          <w:ins w:id="130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61CA91" w14:textId="77777777" w:rsidR="00F34263" w:rsidRPr="00F34263" w:rsidRDefault="00F34263" w:rsidP="00F34263">
            <w:pPr>
              <w:spacing w:after="0" w:line="240" w:lineRule="auto"/>
              <w:rPr>
                <w:ins w:id="1305" w:author="Kane Wu" w:date="2016-07-03T12:49:00Z"/>
                <w:rFonts w:ascii="Arial" w:eastAsia="Times New Roman" w:hAnsi="Arial" w:cs="Arial"/>
                <w:color w:val="333333"/>
                <w:sz w:val="21"/>
                <w:szCs w:val="21"/>
              </w:rPr>
            </w:pPr>
            <w:ins w:id="1306" w:author="Kane Wu" w:date="2016-07-03T12:49:00Z">
              <w:r w:rsidRPr="00F34263">
                <w:rPr>
                  <w:rFonts w:ascii="Arial" w:eastAsia="Times New Roman" w:hAnsi="Arial" w:cs="Arial"/>
                  <w:color w:val="333333"/>
                  <w:sz w:val="21"/>
                  <w:szCs w:val="21"/>
                </w:rPr>
                <w:t>EH14</w:t>
              </w:r>
            </w:ins>
          </w:p>
        </w:tc>
        <w:tc>
          <w:tcPr>
            <w:tcW w:w="960" w:type="dxa"/>
            <w:tcBorders>
              <w:top w:val="nil"/>
              <w:left w:val="nil"/>
              <w:bottom w:val="single" w:sz="4" w:space="0" w:color="auto"/>
              <w:right w:val="single" w:sz="4" w:space="0" w:color="auto"/>
            </w:tcBorders>
            <w:shd w:val="clear" w:color="auto" w:fill="auto"/>
            <w:noWrap/>
            <w:vAlign w:val="center"/>
            <w:hideMark/>
          </w:tcPr>
          <w:p w14:paraId="0AA51B75" w14:textId="77777777" w:rsidR="00F34263" w:rsidRPr="00F34263" w:rsidRDefault="00F34263" w:rsidP="00F34263">
            <w:pPr>
              <w:spacing w:after="0" w:line="240" w:lineRule="auto"/>
              <w:jc w:val="right"/>
              <w:rPr>
                <w:ins w:id="1307" w:author="Kane Wu" w:date="2016-07-03T12:49:00Z"/>
                <w:rFonts w:ascii="Arial" w:eastAsia="Times New Roman" w:hAnsi="Arial" w:cs="Arial"/>
                <w:color w:val="333333"/>
                <w:sz w:val="21"/>
                <w:szCs w:val="21"/>
              </w:rPr>
            </w:pPr>
            <w:ins w:id="1308" w:author="Kane Wu" w:date="2016-07-03T12:49:00Z">
              <w:r w:rsidRPr="00F34263">
                <w:rPr>
                  <w:rFonts w:ascii="Arial" w:eastAsia="Times New Roman" w:hAnsi="Arial" w:cs="Arial"/>
                  <w:color w:val="333333"/>
                  <w:sz w:val="21"/>
                  <w:szCs w:val="21"/>
                </w:rPr>
                <w:t>3.00</w:t>
              </w:r>
            </w:ins>
          </w:p>
        </w:tc>
      </w:tr>
      <w:tr w:rsidR="00F34263" w:rsidRPr="00F34263" w14:paraId="66752D1E" w14:textId="77777777" w:rsidTr="00F34263">
        <w:trPr>
          <w:trHeight w:val="290"/>
          <w:ins w:id="1309"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6F7A9C" w14:textId="77777777" w:rsidR="00F34263" w:rsidRPr="00F34263" w:rsidRDefault="00F34263" w:rsidP="00F34263">
            <w:pPr>
              <w:spacing w:after="0" w:line="240" w:lineRule="auto"/>
              <w:rPr>
                <w:ins w:id="1310" w:author="Kane Wu" w:date="2016-07-03T12:49:00Z"/>
                <w:rFonts w:ascii="Arial" w:eastAsia="Times New Roman" w:hAnsi="Arial" w:cs="Arial"/>
                <w:color w:val="333333"/>
                <w:sz w:val="21"/>
                <w:szCs w:val="21"/>
              </w:rPr>
            </w:pPr>
            <w:ins w:id="1311" w:author="Kane Wu" w:date="2016-07-03T12:49:00Z">
              <w:r w:rsidRPr="00F34263">
                <w:rPr>
                  <w:rFonts w:ascii="Arial" w:eastAsia="Times New Roman" w:hAnsi="Arial" w:cs="Arial"/>
                  <w:color w:val="333333"/>
                  <w:sz w:val="21"/>
                  <w:szCs w:val="21"/>
                </w:rPr>
                <w:t>EH15</w:t>
              </w:r>
            </w:ins>
          </w:p>
        </w:tc>
        <w:tc>
          <w:tcPr>
            <w:tcW w:w="960" w:type="dxa"/>
            <w:tcBorders>
              <w:top w:val="nil"/>
              <w:left w:val="nil"/>
              <w:bottom w:val="single" w:sz="4" w:space="0" w:color="auto"/>
              <w:right w:val="single" w:sz="4" w:space="0" w:color="auto"/>
            </w:tcBorders>
            <w:shd w:val="clear" w:color="auto" w:fill="auto"/>
            <w:noWrap/>
            <w:vAlign w:val="center"/>
            <w:hideMark/>
          </w:tcPr>
          <w:p w14:paraId="24BFA04B" w14:textId="77777777" w:rsidR="00F34263" w:rsidRPr="00F34263" w:rsidRDefault="00F34263" w:rsidP="00F34263">
            <w:pPr>
              <w:spacing w:after="0" w:line="240" w:lineRule="auto"/>
              <w:jc w:val="right"/>
              <w:rPr>
                <w:ins w:id="1312" w:author="Kane Wu" w:date="2016-07-03T12:49:00Z"/>
                <w:rFonts w:ascii="Arial" w:eastAsia="Times New Roman" w:hAnsi="Arial" w:cs="Arial"/>
                <w:color w:val="333333"/>
                <w:sz w:val="21"/>
                <w:szCs w:val="21"/>
              </w:rPr>
            </w:pPr>
            <w:ins w:id="1313" w:author="Kane Wu" w:date="2016-07-03T12:49:00Z">
              <w:r w:rsidRPr="00F34263">
                <w:rPr>
                  <w:rFonts w:ascii="Arial" w:eastAsia="Times New Roman" w:hAnsi="Arial" w:cs="Arial"/>
                  <w:color w:val="333333"/>
                  <w:sz w:val="21"/>
                  <w:szCs w:val="21"/>
                </w:rPr>
                <w:t>5.90</w:t>
              </w:r>
            </w:ins>
          </w:p>
        </w:tc>
      </w:tr>
      <w:tr w:rsidR="00F34263" w:rsidRPr="00F34263" w14:paraId="21FCD410" w14:textId="77777777" w:rsidTr="00F34263">
        <w:trPr>
          <w:trHeight w:val="290"/>
          <w:ins w:id="1314"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50C9DD" w14:textId="77777777" w:rsidR="00F34263" w:rsidRPr="00F34263" w:rsidRDefault="00F34263" w:rsidP="00F34263">
            <w:pPr>
              <w:spacing w:after="0" w:line="240" w:lineRule="auto"/>
              <w:rPr>
                <w:ins w:id="1315" w:author="Kane Wu" w:date="2016-07-03T12:49:00Z"/>
                <w:rFonts w:ascii="Arial" w:eastAsia="Times New Roman" w:hAnsi="Arial" w:cs="Arial"/>
                <w:color w:val="333333"/>
                <w:sz w:val="21"/>
                <w:szCs w:val="21"/>
              </w:rPr>
            </w:pPr>
            <w:ins w:id="1316" w:author="Kane Wu" w:date="2016-07-03T12:49:00Z">
              <w:r w:rsidRPr="00F34263">
                <w:rPr>
                  <w:rFonts w:ascii="Arial" w:eastAsia="Times New Roman" w:hAnsi="Arial" w:cs="Arial"/>
                  <w:color w:val="333333"/>
                  <w:sz w:val="21"/>
                  <w:szCs w:val="21"/>
                </w:rPr>
                <w:t>EH16</w:t>
              </w:r>
            </w:ins>
          </w:p>
        </w:tc>
        <w:tc>
          <w:tcPr>
            <w:tcW w:w="960" w:type="dxa"/>
            <w:tcBorders>
              <w:top w:val="nil"/>
              <w:left w:val="nil"/>
              <w:bottom w:val="single" w:sz="4" w:space="0" w:color="auto"/>
              <w:right w:val="single" w:sz="4" w:space="0" w:color="auto"/>
            </w:tcBorders>
            <w:shd w:val="clear" w:color="auto" w:fill="auto"/>
            <w:noWrap/>
            <w:vAlign w:val="center"/>
            <w:hideMark/>
          </w:tcPr>
          <w:p w14:paraId="0E5D07B1" w14:textId="77777777" w:rsidR="00F34263" w:rsidRPr="00F34263" w:rsidRDefault="00F34263" w:rsidP="00F34263">
            <w:pPr>
              <w:spacing w:after="0" w:line="240" w:lineRule="auto"/>
              <w:jc w:val="right"/>
              <w:rPr>
                <w:ins w:id="1317" w:author="Kane Wu" w:date="2016-07-03T12:49:00Z"/>
                <w:rFonts w:ascii="Arial" w:eastAsia="Times New Roman" w:hAnsi="Arial" w:cs="Arial"/>
                <w:color w:val="333333"/>
                <w:sz w:val="21"/>
                <w:szCs w:val="21"/>
              </w:rPr>
            </w:pPr>
            <w:ins w:id="1318" w:author="Kane Wu" w:date="2016-07-03T12:49:00Z">
              <w:r w:rsidRPr="00F34263">
                <w:rPr>
                  <w:rFonts w:ascii="Arial" w:eastAsia="Times New Roman" w:hAnsi="Arial" w:cs="Arial"/>
                  <w:color w:val="333333"/>
                  <w:sz w:val="21"/>
                  <w:szCs w:val="21"/>
                </w:rPr>
                <w:t>5.67</w:t>
              </w:r>
            </w:ins>
          </w:p>
        </w:tc>
      </w:tr>
    </w:tbl>
    <w:p w14:paraId="7DA009DE" w14:textId="7FDF45F7" w:rsidR="00636C2E" w:rsidRDefault="00636C2E">
      <w:pPr>
        <w:rPr>
          <w:ins w:id="1319" w:author="Kane Wu" w:date="2016-07-03T12:46:00Z"/>
          <w:rFonts w:ascii="Helvetica" w:hAnsi="Helvetica" w:cs="Helvetica"/>
          <w:color w:val="333333"/>
          <w:sz w:val="21"/>
          <w:szCs w:val="21"/>
          <w:shd w:val="clear" w:color="auto" w:fill="FFFFFF"/>
        </w:rPr>
      </w:pPr>
    </w:p>
    <w:p w14:paraId="3071DC64" w14:textId="221314EA" w:rsidR="00690711" w:rsidRPr="00690711" w:rsidRDefault="00690711">
      <w:pPr>
        <w:rPr>
          <w:rFonts w:ascii="Helvetica" w:hAnsi="Helvetica" w:cs="Helvetica"/>
          <w:i/>
          <w:color w:val="333333"/>
          <w:sz w:val="21"/>
          <w:szCs w:val="21"/>
          <w:shd w:val="clear" w:color="auto" w:fill="FFFFFF"/>
          <w:rPrChange w:id="1320" w:author="Kane Wu" w:date="2016-07-03T12:47:00Z">
            <w:rPr>
              <w:rFonts w:ascii="Helvetica" w:hAnsi="Helvetica" w:cs="Helvetica"/>
              <w:color w:val="333333"/>
              <w:sz w:val="21"/>
              <w:szCs w:val="21"/>
              <w:shd w:val="clear" w:color="auto" w:fill="FFFFFF"/>
            </w:rPr>
          </w:rPrChange>
        </w:rPr>
      </w:pPr>
      <w:ins w:id="1321" w:author="Kane Wu" w:date="2016-07-03T12:46:00Z">
        <w:r w:rsidRPr="00690711">
          <w:rPr>
            <w:rFonts w:ascii="Helvetica" w:hAnsi="Helvetica" w:cs="Helvetica"/>
            <w:i/>
            <w:color w:val="333333"/>
            <w:sz w:val="21"/>
            <w:szCs w:val="21"/>
            <w:shd w:val="clear" w:color="auto" w:fill="FFFFFF"/>
            <w:rPrChange w:id="1322" w:author="Kane Wu" w:date="2016-07-03T12:47:00Z">
              <w:rPr>
                <w:rFonts w:ascii="Helvetica" w:hAnsi="Helvetica" w:cs="Helvetica"/>
                <w:color w:val="333333"/>
                <w:sz w:val="21"/>
                <w:szCs w:val="21"/>
                <w:shd w:val="clear" w:color="auto" w:fill="FFFFFF"/>
              </w:rPr>
            </w:rPrChange>
          </w:rPr>
          <w:t>Table 2</w:t>
        </w:r>
      </w:ins>
      <w:ins w:id="1323" w:author="Kane Wu" w:date="2016-07-03T12:47:00Z">
        <w:r w:rsidRPr="00690711">
          <w:rPr>
            <w:rFonts w:ascii="Helvetica" w:hAnsi="Helvetica" w:cs="Helvetica"/>
            <w:i/>
            <w:color w:val="333333"/>
            <w:sz w:val="21"/>
            <w:szCs w:val="21"/>
            <w:shd w:val="clear" w:color="auto" w:fill="FFFFFF"/>
            <w:rPrChange w:id="1324" w:author="Kane Wu" w:date="2016-07-03T12:47:00Z">
              <w:rPr>
                <w:rFonts w:ascii="Helvetica" w:hAnsi="Helvetica" w:cs="Helvetica"/>
                <w:color w:val="333333"/>
                <w:sz w:val="21"/>
                <w:szCs w:val="21"/>
                <w:shd w:val="clear" w:color="auto" w:fill="FFFFFF"/>
              </w:rPr>
            </w:rPrChange>
          </w:rPr>
          <w:t>: Average number of</w:t>
        </w:r>
      </w:ins>
      <w:ins w:id="1325" w:author="Kane Wu" w:date="2016-07-03T12:49:00Z">
        <w:r w:rsidR="00F34263">
          <w:rPr>
            <w:rFonts w:ascii="Helvetica" w:hAnsi="Helvetica" w:cs="Helvetica"/>
            <w:i/>
            <w:color w:val="333333"/>
            <w:sz w:val="21"/>
            <w:szCs w:val="21"/>
            <w:shd w:val="clear" w:color="auto" w:fill="FFFFFF"/>
          </w:rPr>
          <w:t xml:space="preserve"> reviews</w:t>
        </w:r>
      </w:ins>
      <w:ins w:id="1326" w:author="Kane Wu" w:date="2016-07-03T12:47:00Z">
        <w:r w:rsidRPr="00690711">
          <w:rPr>
            <w:rFonts w:ascii="Helvetica" w:hAnsi="Helvetica" w:cs="Helvetica"/>
            <w:i/>
            <w:color w:val="333333"/>
            <w:sz w:val="21"/>
            <w:szCs w:val="21"/>
            <w:shd w:val="clear" w:color="auto" w:fill="FFFFFF"/>
            <w:rPrChange w:id="1327" w:author="Kane Wu" w:date="2016-07-03T12:47:00Z">
              <w:rPr>
                <w:rFonts w:ascii="Helvetica" w:hAnsi="Helvetica" w:cs="Helvetica"/>
                <w:color w:val="333333"/>
                <w:sz w:val="21"/>
                <w:szCs w:val="21"/>
                <w:shd w:val="clear" w:color="auto" w:fill="FFFFFF"/>
              </w:rPr>
            </w:rPrChange>
          </w:rPr>
          <w:t xml:space="preserve"> per restaurant by zip</w:t>
        </w:r>
      </w:ins>
    </w:p>
    <w:p w14:paraId="7FA779BD" w14:textId="2AEDE5E4" w:rsidR="00636C2E" w:rsidRPr="00AB0085" w:rsidRDefault="00636C2E">
      <w:pPr>
        <w:rPr>
          <w:rPrChange w:id="1328" w:author="Jim" w:date="2016-07-03T11:39:00Z">
            <w:rPr>
              <w:rFonts w:ascii="Helvetica" w:hAnsi="Helvetica" w:cs="Helvetica"/>
              <w:color w:val="333333"/>
              <w:sz w:val="21"/>
              <w:szCs w:val="21"/>
              <w:shd w:val="clear" w:color="auto" w:fill="FFFFFF"/>
            </w:rPr>
          </w:rPrChange>
        </w:rPr>
      </w:pPr>
      <w:r w:rsidRPr="00AB0085">
        <w:rPr>
          <w:rPrChange w:id="1329" w:author="Jim" w:date="2016-07-03T11:39:00Z">
            <w:rPr>
              <w:rFonts w:ascii="Helvetica" w:hAnsi="Helvetica" w:cs="Helvetica"/>
              <w:color w:val="333333"/>
              <w:sz w:val="21"/>
              <w:szCs w:val="21"/>
              <w:shd w:val="clear" w:color="auto" w:fill="FFFFFF"/>
            </w:rPr>
          </w:rPrChange>
        </w:rPr>
        <w:t xml:space="preserve">As expected </w:t>
      </w:r>
      <w:del w:id="1330" w:author="Jim" w:date="2016-07-03T11:39:00Z">
        <w:r w:rsidRPr="00AB0085" w:rsidDel="00AB0085">
          <w:rPr>
            <w:rPrChange w:id="1331" w:author="Jim" w:date="2016-07-03T11:39:00Z">
              <w:rPr>
                <w:rFonts w:ascii="Helvetica" w:hAnsi="Helvetica" w:cs="Helvetica"/>
                <w:color w:val="333333"/>
                <w:sz w:val="21"/>
                <w:szCs w:val="21"/>
                <w:shd w:val="clear" w:color="auto" w:fill="FFFFFF"/>
              </w:rPr>
            </w:rPrChange>
          </w:rPr>
          <w:delText>EH1, EH2, EH3 and EH8</w:delText>
        </w:r>
      </w:del>
      <w:ins w:id="1332" w:author="Jim" w:date="2016-07-03T11:39:00Z">
        <w:r w:rsidR="00AB0085">
          <w:t>our candidate areas</w:t>
        </w:r>
      </w:ins>
      <w:r w:rsidRPr="00AB0085">
        <w:rPr>
          <w:rPrChange w:id="1333" w:author="Jim" w:date="2016-07-03T11:39:00Z">
            <w:rPr>
              <w:rFonts w:ascii="Helvetica" w:hAnsi="Helvetica" w:cs="Helvetica"/>
              <w:color w:val="333333"/>
              <w:sz w:val="21"/>
              <w:szCs w:val="21"/>
              <w:shd w:val="clear" w:color="auto" w:fill="FFFFFF"/>
            </w:rPr>
          </w:rPrChange>
        </w:rPr>
        <w:t xml:space="preserve"> ha</w:t>
      </w:r>
      <w:ins w:id="1334" w:author="Jim" w:date="2016-07-03T11:39:00Z">
        <w:r w:rsidR="00AB0085">
          <w:t>d</w:t>
        </w:r>
      </w:ins>
      <w:del w:id="1335" w:author="Jim" w:date="2016-07-03T11:39:00Z">
        <w:r w:rsidRPr="00AB0085" w:rsidDel="00AB0085">
          <w:rPr>
            <w:rPrChange w:id="1336" w:author="Jim" w:date="2016-07-03T11:39:00Z">
              <w:rPr>
                <w:rFonts w:ascii="Helvetica" w:hAnsi="Helvetica" w:cs="Helvetica"/>
                <w:color w:val="333333"/>
                <w:sz w:val="21"/>
                <w:szCs w:val="21"/>
                <w:shd w:val="clear" w:color="auto" w:fill="FFFFFF"/>
              </w:rPr>
            </w:rPrChange>
          </w:rPr>
          <w:delText>s</w:delText>
        </w:r>
      </w:del>
      <w:r w:rsidRPr="00AB0085">
        <w:rPr>
          <w:rPrChange w:id="1337" w:author="Jim" w:date="2016-07-03T11:39:00Z">
            <w:rPr>
              <w:rFonts w:ascii="Helvetica" w:hAnsi="Helvetica" w:cs="Helvetica"/>
              <w:color w:val="333333"/>
              <w:sz w:val="21"/>
              <w:szCs w:val="21"/>
              <w:shd w:val="clear" w:color="auto" w:fill="FFFFFF"/>
            </w:rPr>
          </w:rPrChange>
        </w:rPr>
        <w:t xml:space="preserve"> the highest user base. As we </w:t>
      </w:r>
      <w:ins w:id="1338" w:author="Jim" w:date="2016-07-03T11:39:00Z">
        <w:r w:rsidR="00AB0085">
          <w:t xml:space="preserve">had </w:t>
        </w:r>
      </w:ins>
      <w:r w:rsidRPr="00AB0085">
        <w:rPr>
          <w:rPrChange w:id="1339" w:author="Jim" w:date="2016-07-03T11:39:00Z">
            <w:rPr>
              <w:rFonts w:ascii="Helvetica" w:hAnsi="Helvetica" w:cs="Helvetica"/>
              <w:color w:val="333333"/>
              <w:sz w:val="21"/>
              <w:szCs w:val="21"/>
              <w:shd w:val="clear" w:color="auto" w:fill="FFFFFF"/>
            </w:rPr>
          </w:rPrChange>
        </w:rPr>
        <w:t xml:space="preserve">decided </w:t>
      </w:r>
      <w:del w:id="1340" w:author="Jim" w:date="2016-07-03T11:39:00Z">
        <w:r w:rsidRPr="00AB0085" w:rsidDel="00AB0085">
          <w:rPr>
            <w:rPrChange w:id="1341" w:author="Jim" w:date="2016-07-03T11:39:00Z">
              <w:rPr>
                <w:rFonts w:ascii="Helvetica" w:hAnsi="Helvetica" w:cs="Helvetica"/>
                <w:color w:val="333333"/>
                <w:sz w:val="21"/>
                <w:szCs w:val="21"/>
                <w:shd w:val="clear" w:color="auto" w:fill="FFFFFF"/>
              </w:rPr>
            </w:rPrChange>
          </w:rPr>
          <w:delText xml:space="preserve">that we want </w:delText>
        </w:r>
      </w:del>
      <w:r w:rsidRPr="00AB0085">
        <w:rPr>
          <w:rPrChange w:id="1342" w:author="Jim" w:date="2016-07-03T11:39:00Z">
            <w:rPr>
              <w:rFonts w:ascii="Helvetica" w:hAnsi="Helvetica" w:cs="Helvetica"/>
              <w:color w:val="333333"/>
              <w:sz w:val="21"/>
              <w:szCs w:val="21"/>
              <w:shd w:val="clear" w:color="auto" w:fill="FFFFFF"/>
            </w:rPr>
          </w:rPrChange>
        </w:rPr>
        <w:t xml:space="preserve">to focus on EH3 </w:t>
      </w:r>
      <w:ins w:id="1343" w:author="Jim" w:date="2016-07-03T11:39:00Z">
        <w:r w:rsidR="00AB0085">
          <w:t>(</w:t>
        </w:r>
      </w:ins>
      <w:r w:rsidRPr="00AB0085">
        <w:rPr>
          <w:rPrChange w:id="1344" w:author="Jim" w:date="2016-07-03T11:39:00Z">
            <w:rPr>
              <w:rFonts w:ascii="Helvetica" w:hAnsi="Helvetica" w:cs="Helvetica"/>
              <w:color w:val="333333"/>
              <w:sz w:val="21"/>
              <w:szCs w:val="21"/>
              <w:shd w:val="clear" w:color="auto" w:fill="FFFFFF"/>
            </w:rPr>
          </w:rPrChange>
        </w:rPr>
        <w:t>where we expect there to be more traffic due to the amount of hotels and population</w:t>
      </w:r>
      <w:ins w:id="1345" w:author="Jim" w:date="2016-07-03T11:40:00Z">
        <w:r w:rsidR="00AB0085">
          <w:t>)</w:t>
        </w:r>
      </w:ins>
      <w:r w:rsidRPr="00AB0085">
        <w:rPr>
          <w:rPrChange w:id="1346" w:author="Jim" w:date="2016-07-03T11:39:00Z">
            <w:rPr>
              <w:rFonts w:ascii="Helvetica" w:hAnsi="Helvetica" w:cs="Helvetica"/>
              <w:color w:val="333333"/>
              <w:sz w:val="21"/>
              <w:szCs w:val="21"/>
              <w:shd w:val="clear" w:color="auto" w:fill="FFFFFF"/>
            </w:rPr>
          </w:rPrChange>
        </w:rPr>
        <w:t xml:space="preserve">, we can expect that for a year there will be </w:t>
      </w:r>
      <w:del w:id="1347" w:author="Jim" w:date="2016-07-03T11:41:00Z">
        <w:r w:rsidRPr="00AB0085" w:rsidDel="00252754">
          <w:rPr>
            <w:rPrChange w:id="1348" w:author="Jim" w:date="2016-07-03T11:39:00Z">
              <w:rPr>
                <w:rFonts w:ascii="Helvetica" w:hAnsi="Helvetica" w:cs="Helvetica"/>
                <w:color w:val="333333"/>
                <w:sz w:val="21"/>
                <w:szCs w:val="21"/>
                <w:shd w:val="clear" w:color="auto" w:fill="FFFFFF"/>
              </w:rPr>
            </w:rPrChange>
          </w:rPr>
          <w:delText xml:space="preserve">10.47655 * 1000 which is </w:delText>
        </w:r>
      </w:del>
      <w:r w:rsidRPr="00AB0085">
        <w:rPr>
          <w:rPrChange w:id="1349" w:author="Jim" w:date="2016-07-03T11:39:00Z">
            <w:rPr>
              <w:rFonts w:ascii="Helvetica" w:hAnsi="Helvetica" w:cs="Helvetica"/>
              <w:color w:val="333333"/>
              <w:sz w:val="21"/>
              <w:szCs w:val="21"/>
              <w:shd w:val="clear" w:color="auto" w:fill="FFFFFF"/>
            </w:rPr>
          </w:rPrChange>
        </w:rPr>
        <w:t>around 10000 customers</w:t>
      </w:r>
      <w:ins w:id="1350" w:author="Jim" w:date="2016-07-03T11:41:00Z">
        <w:r w:rsidR="00252754">
          <w:t xml:space="preserve"> per year (</w:t>
        </w:r>
        <w:r w:rsidR="00252754" w:rsidRPr="00804280">
          <w:t>10.47655 * 1000</w:t>
        </w:r>
        <w:r w:rsidR="00252754">
          <w:t>)</w:t>
        </w:r>
      </w:ins>
      <w:r w:rsidRPr="00AB0085">
        <w:rPr>
          <w:rPrChange w:id="1351" w:author="Jim" w:date="2016-07-03T11:39:00Z">
            <w:rPr>
              <w:rFonts w:ascii="Helvetica" w:hAnsi="Helvetica" w:cs="Helvetica"/>
              <w:color w:val="333333"/>
              <w:sz w:val="21"/>
              <w:szCs w:val="21"/>
              <w:shd w:val="clear" w:color="auto" w:fill="FFFFFF"/>
            </w:rPr>
          </w:rPrChange>
        </w:rPr>
        <w:t xml:space="preserve">. </w:t>
      </w:r>
    </w:p>
    <w:p w14:paraId="4A2FA2BE" w14:textId="08C8D591" w:rsidR="00252754" w:rsidRDefault="00252754">
      <w:pPr>
        <w:rPr>
          <w:ins w:id="1352" w:author="Jim" w:date="2016-07-03T11:42:00Z"/>
          <w:rFonts w:ascii="Helvetica" w:hAnsi="Helvetica" w:cs="Helvetica"/>
          <w:color w:val="333333"/>
          <w:sz w:val="21"/>
          <w:szCs w:val="21"/>
          <w:shd w:val="clear" w:color="auto" w:fill="FFFFFF"/>
        </w:rPr>
      </w:pPr>
      <w:ins w:id="1353" w:author="Jim" w:date="2016-07-03T11:42:00Z">
        <w:r>
          <w:rPr>
            <w:rFonts w:ascii="Helvetica" w:hAnsi="Helvetica" w:cs="Helvetica"/>
            <w:color w:val="333333"/>
            <w:sz w:val="21"/>
            <w:szCs w:val="21"/>
            <w:shd w:val="clear" w:color="auto" w:fill="FFFFFF"/>
          </w:rPr>
          <w:t>We used data</w:t>
        </w:r>
      </w:ins>
      <w:ins w:id="1354" w:author="Jim" w:date="2016-07-03T11:41:00Z">
        <w:r>
          <w:rPr>
            <w:rFonts w:ascii="Helvetica" w:hAnsi="Helvetica" w:cs="Helvetica"/>
            <w:color w:val="333333"/>
            <w:sz w:val="21"/>
            <w:szCs w:val="21"/>
            <w:shd w:val="clear" w:color="auto" w:fill="FFFFFF"/>
          </w:rPr>
          <w:t xml:space="preserve"> </w:t>
        </w:r>
      </w:ins>
      <w:ins w:id="1355" w:author="Jim" w:date="2016-07-03T11:42:00Z">
        <w:r>
          <w:rPr>
            <w:rFonts w:ascii="Helvetica" w:hAnsi="Helvetica" w:cs="Helvetica"/>
            <w:color w:val="333333"/>
            <w:sz w:val="21"/>
            <w:szCs w:val="21"/>
            <w:shd w:val="clear" w:color="auto" w:fill="FFFFFF"/>
          </w:rPr>
          <w:t xml:space="preserve">on prices obtained from the Yelp </w:t>
        </w:r>
        <w:r>
          <w:rPr>
            <w:rFonts w:ascii="Helvetica" w:hAnsi="Helvetica" w:cs="Helvetica"/>
            <w:color w:val="333333"/>
            <w:sz w:val="21"/>
            <w:szCs w:val="21"/>
            <w:shd w:val="clear" w:color="auto" w:fill="FFFFFF"/>
          </w:rPr>
          <w:fldChar w:fldCharType="begin"/>
        </w:r>
        <w:r>
          <w:rPr>
            <w:rFonts w:ascii="Helvetica" w:hAnsi="Helvetica" w:cs="Helvetica"/>
            <w:color w:val="333333"/>
            <w:sz w:val="21"/>
            <w:szCs w:val="21"/>
            <w:shd w:val="clear" w:color="auto" w:fill="FFFFFF"/>
          </w:rPr>
          <w:instrText xml:space="preserve"> HYPERLINK "http://www.yelp.com/topic/san-diego-can-anyone-give-me-the-actual-dollar-range-for-the-dollar-sign-symbols-in-rrgards-to-pricing" </w:instrText>
        </w:r>
        <w:r>
          <w:rPr>
            <w:rFonts w:ascii="Helvetica" w:hAnsi="Helvetica" w:cs="Helvetica"/>
            <w:color w:val="333333"/>
            <w:sz w:val="21"/>
            <w:szCs w:val="21"/>
            <w:shd w:val="clear" w:color="auto" w:fill="FFFFFF"/>
          </w:rPr>
          <w:fldChar w:fldCharType="separate"/>
        </w:r>
        <w:r w:rsidRPr="00252754">
          <w:rPr>
            <w:rStyle w:val="Hyperlink"/>
            <w:rFonts w:ascii="Helvetica" w:hAnsi="Helvetica" w:cs="Helvetica"/>
            <w:sz w:val="21"/>
            <w:szCs w:val="21"/>
            <w:shd w:val="clear" w:color="auto" w:fill="FFFFFF"/>
          </w:rPr>
          <w:t>site</w:t>
        </w:r>
        <w:r>
          <w:rPr>
            <w:rFonts w:ascii="Helvetica" w:hAnsi="Helvetica" w:cs="Helvetica"/>
            <w:color w:val="333333"/>
            <w:sz w:val="21"/>
            <w:szCs w:val="21"/>
            <w:shd w:val="clear" w:color="auto" w:fill="FFFFFF"/>
          </w:rPr>
          <w:fldChar w:fldCharType="end"/>
        </w:r>
        <w:r>
          <w:rPr>
            <w:rFonts w:ascii="Helvetica" w:hAnsi="Helvetica" w:cs="Helvetica"/>
            <w:color w:val="333333"/>
            <w:sz w:val="21"/>
            <w:szCs w:val="21"/>
            <w:shd w:val="clear" w:color="auto" w:fill="FFFFFF"/>
          </w:rPr>
          <w:t xml:space="preserve"> in order to calculate our expected revenue at a given level of price. </w:t>
        </w:r>
      </w:ins>
      <w:ins w:id="1356" w:author="Jim" w:date="2016-07-03T11:43:00Z">
        <w:r>
          <w:rPr>
            <w:rFonts w:ascii="Helvetica" w:hAnsi="Helvetica" w:cs="Helvetica"/>
            <w:color w:val="333333"/>
            <w:sz w:val="21"/>
            <w:szCs w:val="21"/>
            <w:shd w:val="clear" w:color="auto" w:fill="FFFFFF"/>
          </w:rPr>
          <w:t>The mapping of Yelp price symbols to dollar ($) value is given in table [x].</w:t>
        </w:r>
      </w:ins>
    </w:p>
    <w:tbl>
      <w:tblPr>
        <w:tblStyle w:val="TableGrid"/>
        <w:tblW w:w="0" w:type="auto"/>
        <w:jc w:val="center"/>
        <w:tblLook w:val="04A0" w:firstRow="1" w:lastRow="0" w:firstColumn="1" w:lastColumn="0" w:noHBand="0" w:noVBand="1"/>
        <w:tblPrChange w:id="1357" w:author="Jim" w:date="2016-07-03T11:45:00Z">
          <w:tblPr>
            <w:tblStyle w:val="TableGrid"/>
            <w:tblW w:w="0" w:type="auto"/>
            <w:tblLook w:val="04A0" w:firstRow="1" w:lastRow="0" w:firstColumn="1" w:lastColumn="0" w:noHBand="0" w:noVBand="1"/>
          </w:tblPr>
        </w:tblPrChange>
      </w:tblPr>
      <w:tblGrid>
        <w:gridCol w:w="1512"/>
        <w:gridCol w:w="1827"/>
        <w:tblGridChange w:id="1358">
          <w:tblGrid>
            <w:gridCol w:w="4675"/>
            <w:gridCol w:w="4675"/>
          </w:tblGrid>
        </w:tblGridChange>
      </w:tblGrid>
      <w:tr w:rsidR="00252754" w14:paraId="5F33452F" w14:textId="77777777" w:rsidTr="00252754">
        <w:trPr>
          <w:jc w:val="center"/>
          <w:ins w:id="1359" w:author="Jim" w:date="2016-07-03T11:44:00Z"/>
        </w:trPr>
        <w:tc>
          <w:tcPr>
            <w:tcW w:w="1512" w:type="dxa"/>
            <w:tcPrChange w:id="1360" w:author="Jim" w:date="2016-07-03T11:45:00Z">
              <w:tcPr>
                <w:tcW w:w="4675" w:type="dxa"/>
              </w:tcPr>
            </w:tcPrChange>
          </w:tcPr>
          <w:p w14:paraId="51084BC1" w14:textId="13DE01F0" w:rsidR="00252754" w:rsidRDefault="00252754">
            <w:pPr>
              <w:jc w:val="right"/>
              <w:rPr>
                <w:ins w:id="1361" w:author="Jim" w:date="2016-07-03T11:44:00Z"/>
                <w:rFonts w:ascii="Helvetica" w:hAnsi="Helvetica" w:cs="Helvetica"/>
                <w:color w:val="333333"/>
                <w:sz w:val="21"/>
                <w:szCs w:val="21"/>
                <w:shd w:val="clear" w:color="auto" w:fill="FFFFFF"/>
              </w:rPr>
              <w:pPrChange w:id="1362" w:author="Jim" w:date="2016-07-03T11:45:00Z">
                <w:pPr/>
              </w:pPrChange>
            </w:pPr>
            <w:commentRangeStart w:id="1363"/>
            <w:ins w:id="1364" w:author="Jim" w:date="2016-07-03T11:44:00Z">
              <w:r>
                <w:rPr>
                  <w:rFonts w:ascii="Helvetica" w:hAnsi="Helvetica" w:cs="Helvetica"/>
                  <w:color w:val="333333"/>
                  <w:sz w:val="21"/>
                  <w:szCs w:val="21"/>
                  <w:shd w:val="clear" w:color="auto" w:fill="FFFFFF"/>
                </w:rPr>
                <w:t>Yelp Symbol</w:t>
              </w:r>
            </w:ins>
          </w:p>
        </w:tc>
        <w:tc>
          <w:tcPr>
            <w:tcW w:w="1827" w:type="dxa"/>
            <w:tcPrChange w:id="1365" w:author="Jim" w:date="2016-07-03T11:45:00Z">
              <w:tcPr>
                <w:tcW w:w="4675" w:type="dxa"/>
              </w:tcPr>
            </w:tcPrChange>
          </w:tcPr>
          <w:p w14:paraId="464EFC56" w14:textId="538CAED8" w:rsidR="00252754" w:rsidRDefault="00252754">
            <w:pPr>
              <w:jc w:val="right"/>
              <w:rPr>
                <w:ins w:id="1366" w:author="Jim" w:date="2016-07-03T11:44:00Z"/>
                <w:rFonts w:ascii="Helvetica" w:hAnsi="Helvetica" w:cs="Helvetica"/>
                <w:color w:val="333333"/>
                <w:sz w:val="21"/>
                <w:szCs w:val="21"/>
                <w:shd w:val="clear" w:color="auto" w:fill="FFFFFF"/>
              </w:rPr>
              <w:pPrChange w:id="1367" w:author="Jim" w:date="2016-07-03T11:45:00Z">
                <w:pPr/>
              </w:pPrChange>
            </w:pPr>
            <w:ins w:id="1368" w:author="Jim" w:date="2016-07-03T11:44:00Z">
              <w:r>
                <w:rPr>
                  <w:rFonts w:ascii="Helvetica" w:hAnsi="Helvetica" w:cs="Helvetica"/>
                  <w:color w:val="333333"/>
                  <w:sz w:val="21"/>
                  <w:szCs w:val="21"/>
                  <w:shd w:val="clear" w:color="auto" w:fill="FFFFFF"/>
                </w:rPr>
                <w:t>Actual Value ($)</w:t>
              </w:r>
            </w:ins>
          </w:p>
        </w:tc>
      </w:tr>
      <w:tr w:rsidR="00252754" w14:paraId="5014C677" w14:textId="77777777" w:rsidTr="00252754">
        <w:trPr>
          <w:jc w:val="center"/>
          <w:ins w:id="1369" w:author="Jim" w:date="2016-07-03T11:44:00Z"/>
        </w:trPr>
        <w:tc>
          <w:tcPr>
            <w:tcW w:w="1512" w:type="dxa"/>
            <w:tcPrChange w:id="1370" w:author="Jim" w:date="2016-07-03T11:45:00Z">
              <w:tcPr>
                <w:tcW w:w="4675" w:type="dxa"/>
              </w:tcPr>
            </w:tcPrChange>
          </w:tcPr>
          <w:p w14:paraId="4CF20306" w14:textId="571C86E2" w:rsidR="00252754" w:rsidRDefault="00252754">
            <w:pPr>
              <w:jc w:val="right"/>
              <w:rPr>
                <w:ins w:id="1371" w:author="Jim" w:date="2016-07-03T11:44:00Z"/>
                <w:rFonts w:ascii="Helvetica" w:hAnsi="Helvetica" w:cs="Helvetica"/>
                <w:color w:val="333333"/>
                <w:sz w:val="21"/>
                <w:szCs w:val="21"/>
                <w:shd w:val="clear" w:color="auto" w:fill="FFFFFF"/>
              </w:rPr>
              <w:pPrChange w:id="1372" w:author="Jim" w:date="2016-07-03T11:45:00Z">
                <w:pPr/>
              </w:pPrChange>
            </w:pPr>
            <w:ins w:id="1373" w:author="Jim" w:date="2016-07-03T11:44:00Z">
              <w:r>
                <w:rPr>
                  <w:rFonts w:ascii="Helvetica" w:hAnsi="Helvetica" w:cs="Helvetica"/>
                  <w:color w:val="333333"/>
                  <w:sz w:val="21"/>
                  <w:szCs w:val="21"/>
                  <w:shd w:val="clear" w:color="auto" w:fill="FFFFFF"/>
                </w:rPr>
                <w:t>$</w:t>
              </w:r>
            </w:ins>
          </w:p>
        </w:tc>
        <w:tc>
          <w:tcPr>
            <w:tcW w:w="1827" w:type="dxa"/>
            <w:tcPrChange w:id="1374" w:author="Jim" w:date="2016-07-03T11:45:00Z">
              <w:tcPr>
                <w:tcW w:w="4675" w:type="dxa"/>
              </w:tcPr>
            </w:tcPrChange>
          </w:tcPr>
          <w:p w14:paraId="7B6AED0B" w14:textId="39823E29" w:rsidR="00252754" w:rsidRDefault="00252754">
            <w:pPr>
              <w:jc w:val="right"/>
              <w:rPr>
                <w:ins w:id="1375" w:author="Jim" w:date="2016-07-03T11:44:00Z"/>
                <w:rFonts w:ascii="Helvetica" w:hAnsi="Helvetica" w:cs="Helvetica"/>
                <w:color w:val="333333"/>
                <w:sz w:val="21"/>
                <w:szCs w:val="21"/>
                <w:shd w:val="clear" w:color="auto" w:fill="FFFFFF"/>
              </w:rPr>
              <w:pPrChange w:id="1376" w:author="Jim" w:date="2016-07-03T11:45:00Z">
                <w:pPr/>
              </w:pPrChange>
            </w:pPr>
            <w:ins w:id="1377" w:author="Jim" w:date="2016-07-03T11:44:00Z">
              <w:r>
                <w:rPr>
                  <w:rFonts w:ascii="Helvetica" w:hAnsi="Helvetica" w:cs="Helvetica"/>
                  <w:color w:val="333333"/>
                  <w:sz w:val="21"/>
                  <w:szCs w:val="21"/>
                  <w:shd w:val="clear" w:color="auto" w:fill="FFFFFF"/>
                </w:rPr>
                <w:t>&lt; 10</w:t>
              </w:r>
            </w:ins>
          </w:p>
        </w:tc>
      </w:tr>
      <w:tr w:rsidR="00252754" w14:paraId="56E83343" w14:textId="77777777" w:rsidTr="00252754">
        <w:trPr>
          <w:jc w:val="center"/>
          <w:ins w:id="1378" w:author="Jim" w:date="2016-07-03T11:44:00Z"/>
        </w:trPr>
        <w:tc>
          <w:tcPr>
            <w:tcW w:w="1512" w:type="dxa"/>
            <w:tcPrChange w:id="1379" w:author="Jim" w:date="2016-07-03T11:45:00Z">
              <w:tcPr>
                <w:tcW w:w="4675" w:type="dxa"/>
              </w:tcPr>
            </w:tcPrChange>
          </w:tcPr>
          <w:p w14:paraId="480EACA8" w14:textId="5AC0280A" w:rsidR="00252754" w:rsidRDefault="00252754">
            <w:pPr>
              <w:jc w:val="right"/>
              <w:rPr>
                <w:ins w:id="1380" w:author="Jim" w:date="2016-07-03T11:44:00Z"/>
                <w:rFonts w:ascii="Helvetica" w:hAnsi="Helvetica" w:cs="Helvetica"/>
                <w:color w:val="333333"/>
                <w:sz w:val="21"/>
                <w:szCs w:val="21"/>
                <w:shd w:val="clear" w:color="auto" w:fill="FFFFFF"/>
              </w:rPr>
              <w:pPrChange w:id="1381" w:author="Jim" w:date="2016-07-03T11:45:00Z">
                <w:pPr/>
              </w:pPrChange>
            </w:pPr>
            <w:ins w:id="1382" w:author="Jim" w:date="2016-07-03T11:44:00Z">
              <w:r>
                <w:rPr>
                  <w:rFonts w:ascii="Helvetica" w:hAnsi="Helvetica" w:cs="Helvetica"/>
                  <w:color w:val="333333"/>
                  <w:sz w:val="21"/>
                  <w:szCs w:val="21"/>
                  <w:shd w:val="clear" w:color="auto" w:fill="FFFFFF"/>
                </w:rPr>
                <w:t>$$</w:t>
              </w:r>
            </w:ins>
          </w:p>
        </w:tc>
        <w:tc>
          <w:tcPr>
            <w:tcW w:w="1827" w:type="dxa"/>
            <w:tcPrChange w:id="1383" w:author="Jim" w:date="2016-07-03T11:45:00Z">
              <w:tcPr>
                <w:tcW w:w="4675" w:type="dxa"/>
              </w:tcPr>
            </w:tcPrChange>
          </w:tcPr>
          <w:p w14:paraId="7602724F" w14:textId="54AF2093" w:rsidR="00252754" w:rsidRDefault="00252754">
            <w:pPr>
              <w:jc w:val="right"/>
              <w:rPr>
                <w:ins w:id="1384" w:author="Jim" w:date="2016-07-03T11:44:00Z"/>
                <w:rFonts w:ascii="Helvetica" w:hAnsi="Helvetica" w:cs="Helvetica"/>
                <w:color w:val="333333"/>
                <w:sz w:val="21"/>
                <w:szCs w:val="21"/>
                <w:shd w:val="clear" w:color="auto" w:fill="FFFFFF"/>
              </w:rPr>
              <w:pPrChange w:id="1385" w:author="Jim" w:date="2016-07-03T11:45:00Z">
                <w:pPr/>
              </w:pPrChange>
            </w:pPr>
            <w:ins w:id="1386" w:author="Jim" w:date="2016-07-03T11:44:00Z">
              <w:r>
                <w:rPr>
                  <w:rFonts w:ascii="Helvetica" w:hAnsi="Helvetica" w:cs="Helvetica"/>
                  <w:color w:val="333333"/>
                  <w:sz w:val="21"/>
                  <w:szCs w:val="21"/>
                  <w:shd w:val="clear" w:color="auto" w:fill="FFFFFF"/>
                </w:rPr>
                <w:t>11 – 30</w:t>
              </w:r>
            </w:ins>
          </w:p>
        </w:tc>
      </w:tr>
      <w:tr w:rsidR="00252754" w14:paraId="63D55D19" w14:textId="77777777" w:rsidTr="00252754">
        <w:trPr>
          <w:jc w:val="center"/>
          <w:ins w:id="1387" w:author="Jim" w:date="2016-07-03T11:44:00Z"/>
        </w:trPr>
        <w:tc>
          <w:tcPr>
            <w:tcW w:w="1512" w:type="dxa"/>
            <w:tcPrChange w:id="1388" w:author="Jim" w:date="2016-07-03T11:45:00Z">
              <w:tcPr>
                <w:tcW w:w="4675" w:type="dxa"/>
              </w:tcPr>
            </w:tcPrChange>
          </w:tcPr>
          <w:p w14:paraId="25038734" w14:textId="1DAE3B59" w:rsidR="00252754" w:rsidRDefault="00252754">
            <w:pPr>
              <w:jc w:val="right"/>
              <w:rPr>
                <w:ins w:id="1389" w:author="Jim" w:date="2016-07-03T11:44:00Z"/>
                <w:rFonts w:ascii="Helvetica" w:hAnsi="Helvetica" w:cs="Helvetica"/>
                <w:color w:val="333333"/>
                <w:sz w:val="21"/>
                <w:szCs w:val="21"/>
                <w:shd w:val="clear" w:color="auto" w:fill="FFFFFF"/>
              </w:rPr>
              <w:pPrChange w:id="1390" w:author="Jim" w:date="2016-07-03T11:45:00Z">
                <w:pPr/>
              </w:pPrChange>
            </w:pPr>
            <w:ins w:id="1391" w:author="Jim" w:date="2016-07-03T11:44:00Z">
              <w:r>
                <w:rPr>
                  <w:rFonts w:ascii="Helvetica" w:hAnsi="Helvetica" w:cs="Helvetica"/>
                  <w:color w:val="333333"/>
                  <w:sz w:val="21"/>
                  <w:szCs w:val="21"/>
                  <w:shd w:val="clear" w:color="auto" w:fill="FFFFFF"/>
                </w:rPr>
                <w:t>$$$</w:t>
              </w:r>
            </w:ins>
          </w:p>
        </w:tc>
        <w:tc>
          <w:tcPr>
            <w:tcW w:w="1827" w:type="dxa"/>
            <w:tcPrChange w:id="1392" w:author="Jim" w:date="2016-07-03T11:45:00Z">
              <w:tcPr>
                <w:tcW w:w="4675" w:type="dxa"/>
              </w:tcPr>
            </w:tcPrChange>
          </w:tcPr>
          <w:p w14:paraId="1366A505" w14:textId="746121D5" w:rsidR="00252754" w:rsidRDefault="00252754">
            <w:pPr>
              <w:jc w:val="right"/>
              <w:rPr>
                <w:ins w:id="1393" w:author="Jim" w:date="2016-07-03T11:44:00Z"/>
                <w:rFonts w:ascii="Helvetica" w:hAnsi="Helvetica" w:cs="Helvetica"/>
                <w:color w:val="333333"/>
                <w:sz w:val="21"/>
                <w:szCs w:val="21"/>
                <w:shd w:val="clear" w:color="auto" w:fill="FFFFFF"/>
              </w:rPr>
              <w:pPrChange w:id="1394" w:author="Jim" w:date="2016-07-03T11:45:00Z">
                <w:pPr/>
              </w:pPrChange>
            </w:pPr>
            <w:ins w:id="1395" w:author="Jim" w:date="2016-07-03T11:44:00Z">
              <w:r>
                <w:rPr>
                  <w:rFonts w:ascii="Helvetica" w:hAnsi="Helvetica" w:cs="Helvetica"/>
                  <w:color w:val="333333"/>
                  <w:sz w:val="21"/>
                  <w:szCs w:val="21"/>
                  <w:shd w:val="clear" w:color="auto" w:fill="FFFFFF"/>
                </w:rPr>
                <w:t>31 – 60</w:t>
              </w:r>
            </w:ins>
          </w:p>
        </w:tc>
      </w:tr>
      <w:tr w:rsidR="00252754" w14:paraId="70E5B599" w14:textId="77777777" w:rsidTr="00252754">
        <w:trPr>
          <w:jc w:val="center"/>
          <w:ins w:id="1396" w:author="Jim" w:date="2016-07-03T11:44:00Z"/>
        </w:trPr>
        <w:tc>
          <w:tcPr>
            <w:tcW w:w="1512" w:type="dxa"/>
            <w:tcPrChange w:id="1397" w:author="Jim" w:date="2016-07-03T11:45:00Z">
              <w:tcPr>
                <w:tcW w:w="4675" w:type="dxa"/>
              </w:tcPr>
            </w:tcPrChange>
          </w:tcPr>
          <w:p w14:paraId="0B616F56" w14:textId="14D6D558" w:rsidR="00252754" w:rsidRDefault="00252754">
            <w:pPr>
              <w:jc w:val="right"/>
              <w:rPr>
                <w:ins w:id="1398" w:author="Jim" w:date="2016-07-03T11:44:00Z"/>
                <w:rFonts w:ascii="Helvetica" w:hAnsi="Helvetica" w:cs="Helvetica"/>
                <w:color w:val="333333"/>
                <w:sz w:val="21"/>
                <w:szCs w:val="21"/>
                <w:shd w:val="clear" w:color="auto" w:fill="FFFFFF"/>
              </w:rPr>
              <w:pPrChange w:id="1399" w:author="Jim" w:date="2016-07-03T11:45:00Z">
                <w:pPr/>
              </w:pPrChange>
            </w:pPr>
            <w:ins w:id="1400" w:author="Jim" w:date="2016-07-03T11:44:00Z">
              <w:r>
                <w:rPr>
                  <w:rFonts w:ascii="Helvetica" w:hAnsi="Helvetica" w:cs="Helvetica"/>
                  <w:color w:val="333333"/>
                  <w:sz w:val="21"/>
                  <w:szCs w:val="21"/>
                  <w:shd w:val="clear" w:color="auto" w:fill="FFFFFF"/>
                </w:rPr>
                <w:t>$$$$</w:t>
              </w:r>
            </w:ins>
          </w:p>
        </w:tc>
        <w:tc>
          <w:tcPr>
            <w:tcW w:w="1827" w:type="dxa"/>
            <w:tcPrChange w:id="1401" w:author="Jim" w:date="2016-07-03T11:45:00Z">
              <w:tcPr>
                <w:tcW w:w="4675" w:type="dxa"/>
              </w:tcPr>
            </w:tcPrChange>
          </w:tcPr>
          <w:p w14:paraId="33F8F542" w14:textId="2A3C7328" w:rsidR="00252754" w:rsidRPr="00252754" w:rsidRDefault="00252754">
            <w:pPr>
              <w:jc w:val="right"/>
              <w:rPr>
                <w:ins w:id="1402" w:author="Jim" w:date="2016-07-03T11:44:00Z"/>
                <w:rFonts w:ascii="Helvetica" w:hAnsi="Helvetica" w:cs="Helvetica"/>
                <w:color w:val="333333"/>
                <w:sz w:val="21"/>
                <w:szCs w:val="21"/>
                <w:shd w:val="clear" w:color="auto" w:fill="FFFFFF"/>
                <w:rPrChange w:id="1403" w:author="Jim" w:date="2016-07-03T11:44:00Z">
                  <w:rPr>
                    <w:ins w:id="1404" w:author="Jim" w:date="2016-07-03T11:44:00Z"/>
                    <w:shd w:val="clear" w:color="auto" w:fill="FFFFFF"/>
                  </w:rPr>
                </w:rPrChange>
              </w:rPr>
              <w:pPrChange w:id="1405" w:author="Jim" w:date="2016-07-03T11:45:00Z">
                <w:pPr/>
              </w:pPrChange>
            </w:pPr>
            <w:ins w:id="1406" w:author="Jim" w:date="2016-07-03T11:44:00Z">
              <w:r w:rsidRPr="00252754">
                <w:rPr>
                  <w:rFonts w:ascii="Helvetica" w:hAnsi="Helvetica" w:cs="Helvetica"/>
                  <w:color w:val="333333"/>
                  <w:sz w:val="21"/>
                  <w:szCs w:val="21"/>
                  <w:shd w:val="clear" w:color="auto" w:fill="FFFFFF"/>
                </w:rPr>
                <w:t>&gt;</w:t>
              </w:r>
              <w:r>
                <w:rPr>
                  <w:rFonts w:ascii="Helvetica" w:hAnsi="Helvetica" w:cs="Helvetica"/>
                  <w:color w:val="333333"/>
                  <w:sz w:val="21"/>
                  <w:szCs w:val="21"/>
                  <w:shd w:val="clear" w:color="auto" w:fill="FFFFFF"/>
                </w:rPr>
                <w:t xml:space="preserve"> 61</w:t>
              </w:r>
            </w:ins>
            <w:commentRangeEnd w:id="1363"/>
            <w:ins w:id="1407" w:author="Jim" w:date="2016-07-03T11:45:00Z">
              <w:r>
                <w:rPr>
                  <w:rStyle w:val="CommentReference"/>
                </w:rPr>
                <w:commentReference w:id="1363"/>
              </w:r>
            </w:ins>
          </w:p>
        </w:tc>
      </w:tr>
    </w:tbl>
    <w:p w14:paraId="45B5932F" w14:textId="64EFB14B" w:rsidR="00F34263" w:rsidRPr="00F34263" w:rsidRDefault="00F34263">
      <w:pPr>
        <w:jc w:val="center"/>
        <w:rPr>
          <w:ins w:id="1408" w:author="Kane Wu" w:date="2016-07-03T12:49:00Z"/>
          <w:rFonts w:ascii="Helvetica" w:hAnsi="Helvetica" w:cs="Helvetica"/>
          <w:i/>
          <w:color w:val="333333"/>
          <w:sz w:val="21"/>
          <w:szCs w:val="21"/>
          <w:shd w:val="clear" w:color="auto" w:fill="FFFFFF"/>
          <w:rPrChange w:id="1409" w:author="Kane Wu" w:date="2016-07-03T12:49:00Z">
            <w:rPr>
              <w:ins w:id="1410" w:author="Kane Wu" w:date="2016-07-03T12:49:00Z"/>
              <w:rFonts w:ascii="Helvetica" w:hAnsi="Helvetica" w:cs="Helvetica"/>
              <w:color w:val="333333"/>
              <w:sz w:val="21"/>
              <w:szCs w:val="21"/>
              <w:shd w:val="clear" w:color="auto" w:fill="FFFFFF"/>
            </w:rPr>
          </w:rPrChange>
        </w:rPr>
        <w:pPrChange w:id="1411" w:author="Kane Wu" w:date="2016-07-03T12:49:00Z">
          <w:pPr/>
        </w:pPrChange>
      </w:pPr>
      <w:ins w:id="1412" w:author="Kane Wu" w:date="2016-07-03T12:49:00Z">
        <w:r>
          <w:rPr>
            <w:rFonts w:ascii="Helvetica" w:hAnsi="Helvetica" w:cs="Helvetica"/>
            <w:i/>
            <w:color w:val="333333"/>
            <w:sz w:val="21"/>
            <w:szCs w:val="21"/>
            <w:shd w:val="clear" w:color="auto" w:fill="FFFFFF"/>
          </w:rPr>
          <w:t>Table 3: Yelp Symbol to Value</w:t>
        </w:r>
      </w:ins>
    </w:p>
    <w:p w14:paraId="56F63DAC" w14:textId="36ED3922" w:rsidR="00B42ACA" w:rsidDel="00252754" w:rsidRDefault="00B42ACA">
      <w:pPr>
        <w:rPr>
          <w:del w:id="1413" w:author="Jim" w:date="2016-07-03T11:46:00Z"/>
          <w:rFonts w:ascii="Helvetica" w:hAnsi="Helvetica" w:cs="Helvetica"/>
          <w:color w:val="333333"/>
          <w:sz w:val="21"/>
          <w:szCs w:val="21"/>
          <w:shd w:val="clear" w:color="auto" w:fill="FFFFFF"/>
        </w:rPr>
      </w:pPr>
      <w:del w:id="1414" w:author="Jim" w:date="2016-07-03T11:46:00Z">
        <w:r w:rsidDel="00252754">
          <w:rPr>
            <w:rFonts w:ascii="Helvetica" w:hAnsi="Helvetica" w:cs="Helvetica"/>
            <w:color w:val="333333"/>
            <w:sz w:val="21"/>
            <w:szCs w:val="21"/>
            <w:shd w:val="clear" w:color="auto" w:fill="FFFFFF"/>
          </w:rPr>
          <w:delText xml:space="preserve">We also looked at the different price range from this site </w:delText>
        </w:r>
        <w:r w:rsidR="00DD6988" w:rsidDel="00252754">
          <w:fldChar w:fldCharType="begin"/>
        </w:r>
        <w:r w:rsidR="00DD6988" w:rsidDel="00252754">
          <w:delInstrText xml:space="preserve"> HYPERLINK "http://www.yelp.com/topic/san-diego-can-anyone-give-me-the-actual-dollar-range-for-the-dollar-sign-symbols-in-rrgards-to-pricing" </w:delInstrText>
        </w:r>
        <w:r w:rsidR="00DD6988" w:rsidDel="00252754">
          <w:fldChar w:fldCharType="separate"/>
        </w:r>
        <w:r w:rsidRPr="00F02EA5" w:rsidDel="00252754">
          <w:rPr>
            <w:rStyle w:val="Hyperlink"/>
            <w:rFonts w:ascii="Helvetica" w:hAnsi="Helvetica" w:cs="Helvetica"/>
            <w:sz w:val="21"/>
            <w:szCs w:val="21"/>
            <w:shd w:val="clear" w:color="auto" w:fill="FFFFFF"/>
          </w:rPr>
          <w:delText>http://www.yelp.com/topic/san-diego-can-anyone-give-me-the-actual-dollar-range-for-the-dollar-sign-symbols-in-rrgards-to-pricing</w:delText>
        </w:r>
        <w:r w:rsidR="00DD6988" w:rsidDel="00252754">
          <w:rPr>
            <w:rStyle w:val="Hyperlink"/>
            <w:rFonts w:ascii="Helvetica" w:hAnsi="Helvetica" w:cs="Helvetica"/>
            <w:sz w:val="21"/>
            <w:szCs w:val="21"/>
            <w:shd w:val="clear" w:color="auto" w:fill="FFFFFF"/>
          </w:rPr>
          <w:fldChar w:fldCharType="end"/>
        </w:r>
        <w:r w:rsidDel="00252754">
          <w:rPr>
            <w:rFonts w:ascii="Helvetica" w:hAnsi="Helvetica" w:cs="Helvetica"/>
            <w:color w:val="333333"/>
            <w:sz w:val="21"/>
            <w:szCs w:val="21"/>
            <w:shd w:val="clear" w:color="auto" w:fill="FFFFFF"/>
          </w:rPr>
          <w:delText xml:space="preserve"> and noticed the following $= under $10, $$= $11-$30, $$$= $31-$60, $$$$= above $61.</w:delText>
        </w:r>
        <w:r w:rsidR="002835B9" w:rsidDel="00252754">
          <w:rPr>
            <w:rFonts w:ascii="Helvetica" w:hAnsi="Helvetica" w:cs="Helvetica"/>
            <w:color w:val="333333"/>
            <w:sz w:val="21"/>
            <w:szCs w:val="21"/>
            <w:shd w:val="clear" w:color="auto" w:fill="FFFFFF"/>
          </w:rPr>
          <w:delText xml:space="preserve"> </w:delText>
        </w:r>
        <w:r w:rsidR="00636C2E" w:rsidDel="00252754">
          <w:rPr>
            <w:rFonts w:ascii="Helvetica" w:hAnsi="Helvetica" w:cs="Helvetica"/>
            <w:color w:val="333333"/>
            <w:sz w:val="21"/>
            <w:szCs w:val="21"/>
            <w:shd w:val="clear" w:color="auto" w:fill="FFFFFF"/>
          </w:rPr>
          <w:delText>We will use the average price of each for the calculation.</w:delText>
        </w:r>
      </w:del>
    </w:p>
    <w:p w14:paraId="3FA8CC9F" w14:textId="07BD599F" w:rsidR="00636C2E" w:rsidRDefault="00252754">
      <w:pPr>
        <w:rPr>
          <w:ins w:id="1415" w:author="Jim" w:date="2016-07-03T11:47:00Z"/>
          <w:rFonts w:ascii="Helvetica" w:hAnsi="Helvetica" w:cs="Helvetica"/>
          <w:color w:val="333333"/>
          <w:sz w:val="21"/>
          <w:szCs w:val="21"/>
          <w:shd w:val="clear" w:color="auto" w:fill="FFFFFF"/>
        </w:rPr>
      </w:pPr>
      <w:ins w:id="1416" w:author="Jim" w:date="2016-07-03T11:46:00Z">
        <w:r>
          <w:rPr>
            <w:rFonts w:ascii="Helvetica" w:hAnsi="Helvetica" w:cs="Helvetica"/>
            <w:color w:val="333333"/>
            <w:sz w:val="21"/>
            <w:szCs w:val="21"/>
            <w:shd w:val="clear" w:color="auto" w:fill="FFFFFF"/>
          </w:rPr>
          <w:t xml:space="preserve">Using the average price for each Yelp price range, we calculated that </w:t>
        </w:r>
      </w:ins>
      <w:del w:id="1417" w:author="Jim" w:date="2016-07-03T11:46:00Z">
        <w:r w:rsidR="00636C2E" w:rsidDel="00252754">
          <w:rPr>
            <w:rFonts w:ascii="Helvetica" w:hAnsi="Helvetica" w:cs="Helvetica"/>
            <w:color w:val="333333"/>
            <w:sz w:val="21"/>
            <w:szCs w:val="21"/>
            <w:shd w:val="clear" w:color="auto" w:fill="FFFFFF"/>
          </w:rPr>
          <w:delText>I</w:delText>
        </w:r>
      </w:del>
      <w:ins w:id="1418" w:author="Jim" w:date="2016-07-03T11:46:00Z">
        <w:r>
          <w:rPr>
            <w:rFonts w:ascii="Helvetica" w:hAnsi="Helvetica" w:cs="Helvetica"/>
            <w:color w:val="333333"/>
            <w:sz w:val="21"/>
            <w:szCs w:val="21"/>
            <w:shd w:val="clear" w:color="auto" w:fill="FFFFFF"/>
          </w:rPr>
          <w:t>i</w:t>
        </w:r>
      </w:ins>
      <w:r w:rsidR="00636C2E">
        <w:rPr>
          <w:rFonts w:ascii="Helvetica" w:hAnsi="Helvetica" w:cs="Helvetica"/>
          <w:color w:val="333333"/>
          <w:sz w:val="21"/>
          <w:szCs w:val="21"/>
          <w:shd w:val="clear" w:color="auto" w:fill="FFFFFF"/>
        </w:rPr>
        <w:t xml:space="preserve">f we open a restaurant </w:t>
      </w:r>
      <w:del w:id="1419" w:author="Jim" w:date="2016-07-03T11:46:00Z">
        <w:r w:rsidR="00636C2E" w:rsidDel="00252754">
          <w:rPr>
            <w:rFonts w:ascii="Helvetica" w:hAnsi="Helvetica" w:cs="Helvetica"/>
            <w:color w:val="333333"/>
            <w:sz w:val="21"/>
            <w:szCs w:val="21"/>
            <w:shd w:val="clear" w:color="auto" w:fill="FFFFFF"/>
          </w:rPr>
          <w:delText xml:space="preserve">that is </w:delText>
        </w:r>
      </w:del>
      <w:ins w:id="1420" w:author="Jim" w:date="2016-07-03T11:46:00Z">
        <w:r>
          <w:rPr>
            <w:rFonts w:ascii="Helvetica" w:hAnsi="Helvetica" w:cs="Helvetica"/>
            <w:color w:val="333333"/>
            <w:sz w:val="21"/>
            <w:szCs w:val="21"/>
            <w:shd w:val="clear" w:color="auto" w:fill="FFFFFF"/>
          </w:rPr>
          <w:t xml:space="preserve">with a Yelp price rating of $$$, </w:t>
        </w:r>
      </w:ins>
      <w:del w:id="1421" w:author="Jim" w:date="2016-07-03T11:46:00Z">
        <w:r w:rsidR="00636C2E" w:rsidDel="00252754">
          <w:rPr>
            <w:rFonts w:ascii="Helvetica" w:hAnsi="Helvetica" w:cs="Helvetica"/>
            <w:color w:val="333333"/>
            <w:sz w:val="21"/>
            <w:szCs w:val="21"/>
            <w:shd w:val="clear" w:color="auto" w:fill="FFFFFF"/>
          </w:rPr>
          <w:delText>around three dollars signs</w:delText>
        </w:r>
      </w:del>
      <w:r w:rsidR="00636C2E">
        <w:rPr>
          <w:rFonts w:ascii="Helvetica" w:hAnsi="Helvetica" w:cs="Helvetica"/>
          <w:color w:val="333333"/>
          <w:sz w:val="21"/>
          <w:szCs w:val="21"/>
          <w:shd w:val="clear" w:color="auto" w:fill="FFFFFF"/>
        </w:rPr>
        <w:t xml:space="preserve">. </w:t>
      </w:r>
      <w:del w:id="1422" w:author="Jim" w:date="2016-07-03T11:46:00Z">
        <w:r w:rsidR="00636C2E" w:rsidDel="00252754">
          <w:rPr>
            <w:rFonts w:ascii="Helvetica" w:hAnsi="Helvetica" w:cs="Helvetica"/>
            <w:color w:val="333333"/>
            <w:sz w:val="21"/>
            <w:szCs w:val="21"/>
            <w:shd w:val="clear" w:color="auto" w:fill="FFFFFF"/>
          </w:rPr>
          <w:delText>It will be</w:delText>
        </w:r>
      </w:del>
      <w:ins w:id="1423" w:author="Jim" w:date="2016-07-03T11:46:00Z">
        <w:r>
          <w:rPr>
            <w:rFonts w:ascii="Helvetica" w:hAnsi="Helvetica" w:cs="Helvetica"/>
            <w:color w:val="333333"/>
            <w:sz w:val="21"/>
            <w:szCs w:val="21"/>
            <w:shd w:val="clear" w:color="auto" w:fill="FFFFFF"/>
          </w:rPr>
          <w:t>we can expect to make</w:t>
        </w:r>
      </w:ins>
      <w:r w:rsidR="00636C2E">
        <w:rPr>
          <w:rFonts w:ascii="Helvetica" w:hAnsi="Helvetica" w:cs="Helvetica"/>
          <w:color w:val="333333"/>
          <w:sz w:val="21"/>
          <w:szCs w:val="21"/>
          <w:shd w:val="clear" w:color="auto" w:fill="FFFFFF"/>
        </w:rPr>
        <w:t xml:space="preserve"> 10</w:t>
      </w:r>
      <w:ins w:id="1424" w:author="Jim" w:date="2016-07-03T11:47:00Z">
        <w:r>
          <w:rPr>
            <w:rFonts w:ascii="Helvetica" w:hAnsi="Helvetica" w:cs="Helvetica"/>
            <w:color w:val="333333"/>
            <w:sz w:val="21"/>
            <w:szCs w:val="21"/>
            <w:shd w:val="clear" w:color="auto" w:fill="FFFFFF"/>
          </w:rPr>
          <w:t>,</w:t>
        </w:r>
      </w:ins>
      <w:r w:rsidR="00636C2E">
        <w:rPr>
          <w:rFonts w:ascii="Helvetica" w:hAnsi="Helvetica" w:cs="Helvetica"/>
          <w:color w:val="333333"/>
          <w:sz w:val="21"/>
          <w:szCs w:val="21"/>
          <w:shd w:val="clear" w:color="auto" w:fill="FFFFFF"/>
        </w:rPr>
        <w:t>000 * 45 which is $450</w:t>
      </w:r>
      <w:ins w:id="1425" w:author="Jim" w:date="2016-07-03T11:47:00Z">
        <w:r>
          <w:rPr>
            <w:rFonts w:ascii="Helvetica" w:hAnsi="Helvetica" w:cs="Helvetica"/>
            <w:color w:val="333333"/>
            <w:sz w:val="21"/>
            <w:szCs w:val="21"/>
            <w:shd w:val="clear" w:color="auto" w:fill="FFFFFF"/>
          </w:rPr>
          <w:t>,</w:t>
        </w:r>
      </w:ins>
      <w:r w:rsidR="00636C2E">
        <w:rPr>
          <w:rFonts w:ascii="Helvetica" w:hAnsi="Helvetica" w:cs="Helvetica"/>
          <w:color w:val="333333"/>
          <w:sz w:val="21"/>
          <w:szCs w:val="21"/>
          <w:shd w:val="clear" w:color="auto" w:fill="FFFFFF"/>
        </w:rPr>
        <w:t xml:space="preserve">000 per </w:t>
      </w:r>
      <w:del w:id="1426" w:author="Jim" w:date="2016-07-03T11:47:00Z">
        <w:r w:rsidR="00636C2E" w:rsidDel="00252754">
          <w:rPr>
            <w:rFonts w:ascii="Helvetica" w:hAnsi="Helvetica" w:cs="Helvetica"/>
            <w:color w:val="333333"/>
            <w:sz w:val="21"/>
            <w:szCs w:val="21"/>
            <w:shd w:val="clear" w:color="auto" w:fill="FFFFFF"/>
          </w:rPr>
          <w:delText>month</w:delText>
        </w:r>
      </w:del>
      <w:commentRangeStart w:id="1427"/>
      <w:ins w:id="1428" w:author="Jim" w:date="2016-07-03T11:47:00Z">
        <w:r>
          <w:rPr>
            <w:rFonts w:ascii="Helvetica" w:hAnsi="Helvetica" w:cs="Helvetica"/>
            <w:color w:val="333333"/>
            <w:sz w:val="21"/>
            <w:szCs w:val="21"/>
            <w:shd w:val="clear" w:color="auto" w:fill="FFFFFF"/>
          </w:rPr>
          <w:t>year</w:t>
        </w:r>
        <w:commentRangeEnd w:id="1427"/>
        <w:r>
          <w:rPr>
            <w:rStyle w:val="CommentReference"/>
          </w:rPr>
          <w:commentReference w:id="1427"/>
        </w:r>
      </w:ins>
      <w:r w:rsidR="00636C2E">
        <w:rPr>
          <w:rFonts w:ascii="Helvetica" w:hAnsi="Helvetica" w:cs="Helvetica"/>
          <w:color w:val="333333"/>
          <w:sz w:val="21"/>
          <w:szCs w:val="21"/>
          <w:shd w:val="clear" w:color="auto" w:fill="FFFFFF"/>
        </w:rPr>
        <w:t xml:space="preserve">. </w:t>
      </w:r>
    </w:p>
    <w:p w14:paraId="0623E109" w14:textId="21CFE113" w:rsidR="00252754" w:rsidRDefault="00252754">
      <w:pPr>
        <w:rPr>
          <w:ins w:id="1429" w:author="Jim" w:date="2016-07-03T11:47:00Z"/>
          <w:rFonts w:ascii="Helvetica" w:hAnsi="Helvetica" w:cs="Helvetica"/>
          <w:color w:val="333333"/>
          <w:sz w:val="21"/>
          <w:szCs w:val="21"/>
          <w:shd w:val="clear" w:color="auto" w:fill="FFFFFF"/>
        </w:rPr>
      </w:pPr>
    </w:p>
    <w:p w14:paraId="35B2FAC6" w14:textId="77777777" w:rsidR="00252754" w:rsidRDefault="00252754">
      <w:ins w:id="1430" w:author="Jim" w:date="2016-07-03T11:47:00Z">
        <w:r>
          <w:rPr>
            <w:rStyle w:val="CommentReference"/>
          </w:rPr>
          <w:commentReference w:id="1431"/>
        </w:r>
      </w:ins>
      <w:r w:rsidR="00F34263">
        <w:rPr>
          <w:rStyle w:val="CommentReference"/>
        </w:rPr>
        <w:commentReference w:id="1432"/>
      </w:r>
    </w:p>
    <w:p w14:paraId="49BEC122" w14:textId="77777777" w:rsidR="004D4780" w:rsidRDefault="00D872BD">
      <w:pPr>
        <w:pStyle w:val="Heading1"/>
        <w:rPr>
          <w:ins w:id="1433" w:author="Jim" w:date="2016-07-03T10:47:00Z"/>
        </w:rPr>
        <w:pPrChange w:id="1434" w:author="Jim" w:date="2016-07-03T10:47:00Z">
          <w:pPr/>
        </w:pPrChange>
      </w:pPr>
      <w:ins w:id="1435" w:author="Jim" w:date="2016-07-03T10:47:00Z">
        <w:r>
          <w:t>References</w:t>
        </w:r>
      </w:ins>
    </w:p>
    <w:p w14:paraId="3604193B" w14:textId="77777777" w:rsidR="00D872BD" w:rsidRDefault="00D872BD">
      <w:pPr>
        <w:rPr>
          <w:ins w:id="1436" w:author="Jim" w:date="2016-07-03T10:47:00Z"/>
        </w:rPr>
      </w:pPr>
    </w:p>
    <w:p w14:paraId="5648CB24" w14:textId="1048D3BB" w:rsidR="00D872BD" w:rsidRDefault="002049F4">
      <w:pPr>
        <w:pStyle w:val="ListParagraph"/>
        <w:numPr>
          <w:ilvl w:val="0"/>
          <w:numId w:val="2"/>
        </w:numPr>
        <w:rPr>
          <w:ins w:id="1437" w:author="Jim" w:date="2016-07-03T10:53:00Z"/>
        </w:rPr>
        <w:pPrChange w:id="1438" w:author="Jim" w:date="2016-07-03T10:47:00Z">
          <w:pPr/>
        </w:pPrChange>
      </w:pPr>
      <w:ins w:id="1439" w:author="Jim" w:date="2016-07-03T10:48:00Z">
        <w:r>
          <w:t xml:space="preserve">Edinburgh ward and locality demographics. Sourced on </w:t>
        </w:r>
      </w:ins>
      <w:ins w:id="1440" w:author="Kane Wu" w:date="2016-07-03T12:50:00Z">
        <w:r w:rsidR="00F34263">
          <w:t>June 9</w:t>
        </w:r>
        <w:r w:rsidR="00F34263" w:rsidRPr="00F34263">
          <w:rPr>
            <w:vertAlign w:val="superscript"/>
            <w:rPrChange w:id="1441" w:author="Kane Wu" w:date="2016-07-03T12:50:00Z">
              <w:rPr/>
            </w:rPrChange>
          </w:rPr>
          <w:t>th</w:t>
        </w:r>
        <w:r w:rsidR="00F34263">
          <w:t xml:space="preserve"> 2016 </w:t>
        </w:r>
      </w:ins>
      <w:commentRangeStart w:id="1442"/>
      <w:ins w:id="1443" w:author="Jim" w:date="2016-07-03T10:48:00Z">
        <w:del w:id="1444" w:author="Kane Wu" w:date="2016-07-03T12:50:00Z">
          <w:r w:rsidDel="00F34263">
            <w:delText>[</w:delText>
          </w:r>
        </w:del>
      </w:ins>
      <w:ins w:id="1445" w:author="Jim" w:date="2016-07-03T10:49:00Z">
        <w:del w:id="1446" w:author="Kane Wu" w:date="2016-07-03T12:50:00Z">
          <w:r w:rsidDel="00F34263">
            <w:delText>add date</w:delText>
          </w:r>
        </w:del>
      </w:ins>
      <w:ins w:id="1447" w:author="Jim" w:date="2016-07-03T10:48:00Z">
        <w:del w:id="1448" w:author="Kane Wu" w:date="2016-07-03T12:50:00Z">
          <w:r w:rsidDel="00F34263">
            <w:delText>]</w:delText>
          </w:r>
        </w:del>
      </w:ins>
      <w:commentRangeEnd w:id="1442"/>
      <w:ins w:id="1449" w:author="Jim" w:date="2016-07-03T10:49:00Z">
        <w:del w:id="1450" w:author="Kane Wu" w:date="2016-07-03T12:50:00Z">
          <w:r w:rsidDel="00F34263">
            <w:rPr>
              <w:rStyle w:val="CommentReference"/>
            </w:rPr>
            <w:commentReference w:id="1442"/>
          </w:r>
          <w:r w:rsidDel="00F34263">
            <w:delText xml:space="preserve"> </w:delText>
          </w:r>
        </w:del>
        <w:r>
          <w:t xml:space="preserve">from </w:t>
        </w:r>
      </w:ins>
      <w:ins w:id="1451" w:author="Jim" w:date="2016-07-03T10:48:00Z">
        <w:r>
          <w:fldChar w:fldCharType="begin"/>
        </w:r>
        <w:r>
          <w:instrText xml:space="preserve"> HYPERLINK "http://www.edinburgh.gov.uk/info/20247/edinburgh_by_numbers/1393/locality_and_ward_data_profiles" </w:instrText>
        </w:r>
        <w:r>
          <w:fldChar w:fldCharType="separate"/>
        </w:r>
        <w:r w:rsidRPr="00F02EA5">
          <w:rPr>
            <w:rStyle w:val="Hyperlink"/>
          </w:rPr>
          <w:t>http://www.edinburgh.gov.uk/info/20247/edinburgh_by_numbers/1393/locality_and_ward_data_profiles</w:t>
        </w:r>
        <w:r>
          <w:fldChar w:fldCharType="end"/>
        </w:r>
      </w:ins>
    </w:p>
    <w:p w14:paraId="132A1EA9" w14:textId="5A74B3FA" w:rsidR="00704966" w:rsidRPr="00252754" w:rsidRDefault="00704966">
      <w:pPr>
        <w:pStyle w:val="ListParagraph"/>
        <w:numPr>
          <w:ilvl w:val="0"/>
          <w:numId w:val="2"/>
        </w:numPr>
        <w:rPr>
          <w:ins w:id="1452" w:author="Jim" w:date="2016-07-03T11:42:00Z"/>
          <w:rStyle w:val="Hyperlink"/>
          <w:color w:val="auto"/>
          <w:u w:val="none"/>
        </w:rPr>
        <w:pPrChange w:id="1453" w:author="Jim" w:date="2016-07-03T10:47:00Z">
          <w:pPr/>
        </w:pPrChange>
      </w:pPr>
      <w:ins w:id="1454" w:author="Jim" w:date="2016-07-03T10:53:00Z">
        <w:r>
          <w:t xml:space="preserve">City of Edinburgh Mapping Portal. Source on </w:t>
        </w:r>
      </w:ins>
      <w:ins w:id="1455" w:author="Kane Wu" w:date="2016-07-03T12:51:00Z">
        <w:r w:rsidR="00F34263">
          <w:t>June 9</w:t>
        </w:r>
        <w:r w:rsidR="00F34263" w:rsidRPr="00A05F7C">
          <w:rPr>
            <w:vertAlign w:val="superscript"/>
          </w:rPr>
          <w:t>th</w:t>
        </w:r>
        <w:r w:rsidR="00F34263">
          <w:t xml:space="preserve"> 2016 </w:t>
        </w:r>
      </w:ins>
      <w:ins w:id="1456" w:author="Jim" w:date="2016-07-03T10:53:00Z">
        <w:del w:id="1457" w:author="Kane Wu" w:date="2016-07-03T12:51:00Z">
          <w:r w:rsidDel="00F34263">
            <w:delText xml:space="preserve">[add date] </w:delText>
          </w:r>
        </w:del>
        <w:r>
          <w:t xml:space="preserve">from </w:t>
        </w:r>
        <w:r>
          <w:fldChar w:fldCharType="begin"/>
        </w:r>
        <w:r>
          <w:instrText xml:space="preserve"> HYPERLINK "http://data.edinburghcouncilmaps.info/datasets/2cee9b18a21344b0879c3c51d71fd2c6_28" </w:instrText>
        </w:r>
        <w:r>
          <w:fldChar w:fldCharType="separate"/>
        </w:r>
        <w:r w:rsidRPr="00F02EA5">
          <w:rPr>
            <w:rStyle w:val="Hyperlink"/>
          </w:rPr>
          <w:t>http://data.edinburghcouncilmaps.info/datasets/2cee9b18a21344b0879c3c51d71fd2c6_28</w:t>
        </w:r>
        <w:r>
          <w:rPr>
            <w:rStyle w:val="Hyperlink"/>
          </w:rPr>
          <w:fldChar w:fldCharType="end"/>
        </w:r>
      </w:ins>
    </w:p>
    <w:p w14:paraId="27668A40" w14:textId="2FCBC551" w:rsidR="00252754" w:rsidRPr="00D872BD" w:rsidRDefault="00252754">
      <w:pPr>
        <w:pStyle w:val="ListParagraph"/>
        <w:numPr>
          <w:ilvl w:val="0"/>
          <w:numId w:val="2"/>
        </w:numPr>
        <w:pPrChange w:id="1458" w:author="Jim" w:date="2016-07-03T10:47:00Z">
          <w:pPr/>
        </w:pPrChange>
      </w:pPr>
      <w:ins w:id="1459" w:author="Jim" w:date="2016-07-03T11:42:00Z">
        <w:r>
          <w:rPr>
            <w:rStyle w:val="Hyperlink"/>
          </w:rPr>
          <w:t xml:space="preserve">Yelp price symbol mapping to real values. Sources on [add date] from </w:t>
        </w:r>
        <w:r>
          <w:fldChar w:fldCharType="begin"/>
        </w:r>
        <w:r>
          <w:instrText xml:space="preserve"> HYPERLINK "http://www.yelp.com/topic/san-diego-can-anyone-give-me-the-actual-dollar-range-for-the-dollar-sign-symbols-in-rrgards-to-pricing" </w:instrText>
        </w:r>
        <w:r>
          <w:fldChar w:fldCharType="separate"/>
        </w:r>
        <w:r w:rsidRPr="00F02EA5">
          <w:rPr>
            <w:rStyle w:val="Hyperlink"/>
            <w:rFonts w:ascii="Helvetica" w:hAnsi="Helvetica" w:cs="Helvetica"/>
            <w:sz w:val="21"/>
            <w:szCs w:val="21"/>
            <w:shd w:val="clear" w:color="auto" w:fill="FFFFFF"/>
          </w:rPr>
          <w:t>http://www.yelp.com/topic/san-diego-can-anyone-give-me-the-actual-dollar-range-for-the-dollar-sign-symbols-in-rrgards-to-pricing</w:t>
        </w:r>
        <w:r>
          <w:rPr>
            <w:rStyle w:val="Hyperlink"/>
            <w:rFonts w:ascii="Helvetica" w:hAnsi="Helvetica" w:cs="Helvetica"/>
            <w:sz w:val="21"/>
            <w:szCs w:val="21"/>
            <w:shd w:val="clear" w:color="auto" w:fill="FFFFFF"/>
          </w:rPr>
          <w:fldChar w:fldCharType="end"/>
        </w:r>
      </w:ins>
    </w:p>
    <w:sectPr w:rsidR="00252754" w:rsidRPr="00D872B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Jim" w:date="2016-07-03T10:34:00Z" w:initials="J">
    <w:p w14:paraId="2295FE26" w14:textId="77777777" w:rsidR="00DD6988" w:rsidRDefault="00DD6988">
      <w:pPr>
        <w:pStyle w:val="CommentText"/>
      </w:pPr>
      <w:r>
        <w:rPr>
          <w:rStyle w:val="CommentReference"/>
        </w:rPr>
        <w:annotationRef/>
      </w:r>
      <w:r>
        <w:t>Have we actually used any “local knowledge” to help perform this analysis? If we haven’t then we shouldn’t say this.</w:t>
      </w:r>
    </w:p>
  </w:comment>
  <w:comment w:id="81" w:author="Jim" w:date="2016-07-03T10:37:00Z" w:initials="J">
    <w:p w14:paraId="6F43B82A" w14:textId="77777777" w:rsidR="00DD6988" w:rsidRDefault="00DD6988">
      <w:pPr>
        <w:pStyle w:val="CommentText"/>
      </w:pPr>
      <w:r>
        <w:rPr>
          <w:rStyle w:val="CommentReference"/>
        </w:rPr>
        <w:annotationRef/>
      </w:r>
      <w:r>
        <w:t>1215 restaurants in Edinburgh, right?</w:t>
      </w:r>
    </w:p>
  </w:comment>
  <w:comment w:id="82" w:author="Kane Wu" w:date="2016-07-03T12:14:00Z" w:initials="KW">
    <w:p w14:paraId="25941DC6" w14:textId="003D4685" w:rsidR="005532A2" w:rsidRDefault="005532A2">
      <w:pPr>
        <w:pStyle w:val="CommentText"/>
      </w:pPr>
      <w:r>
        <w:rPr>
          <w:rStyle w:val="CommentReference"/>
        </w:rPr>
        <w:annotationRef/>
      </w:r>
      <w:r>
        <w:t>yes</w:t>
      </w:r>
    </w:p>
  </w:comment>
  <w:comment w:id="113" w:author="Jim" w:date="2016-07-03T10:41:00Z" w:initials="J">
    <w:p w14:paraId="13FD2496" w14:textId="77777777" w:rsidR="00DD6988" w:rsidRDefault="00DD6988">
      <w:pPr>
        <w:pStyle w:val="CommentText"/>
      </w:pPr>
      <w:r>
        <w:rPr>
          <w:rStyle w:val="CommentReference"/>
        </w:rPr>
        <w:annotationRef/>
      </w:r>
      <w:r>
        <w:t>What if there was more than 1 cuisine type detected?</w:t>
      </w:r>
    </w:p>
  </w:comment>
  <w:comment w:id="114" w:author="Kane Wu" w:date="2016-07-03T12:14:00Z" w:initials="KW">
    <w:p w14:paraId="49C719AF" w14:textId="48254D95" w:rsidR="005532A2" w:rsidRDefault="005532A2" w:rsidP="005532A2">
      <w:pPr>
        <w:pStyle w:val="CommentText"/>
      </w:pPr>
      <w:r>
        <w:rPr>
          <w:rStyle w:val="CommentReference"/>
        </w:rPr>
        <w:annotationRef/>
      </w:r>
      <w:r>
        <w:t>If there are more than one cuisine detected, we will focus on the cuisine that is the most expressive of the type of food, which is usually the country type of the food. Basically I put all the country key words first</w:t>
      </w:r>
    </w:p>
  </w:comment>
  <w:comment w:id="150" w:author="Jim" w:date="2016-07-03T10:47:00Z" w:initials="J">
    <w:p w14:paraId="5156CEF0" w14:textId="0CE87845" w:rsidR="005532A2" w:rsidRDefault="00DD6988">
      <w:pPr>
        <w:pStyle w:val="CommentText"/>
      </w:pPr>
      <w:r>
        <w:rPr>
          <w:rStyle w:val="CommentReference"/>
        </w:rPr>
        <w:annotationRef/>
      </w:r>
      <w:r>
        <w:t>Embed the link in a hyperlink, and then add a specific reference section with the full link text.</w:t>
      </w:r>
    </w:p>
  </w:comment>
  <w:comment w:id="151" w:author="Kane Wu" w:date="2016-07-03T12:16:00Z" w:initials="KW">
    <w:p w14:paraId="4D5A9B80" w14:textId="3616E5B2" w:rsidR="005532A2" w:rsidRDefault="005532A2">
      <w:pPr>
        <w:pStyle w:val="CommentText"/>
      </w:pPr>
      <w:r>
        <w:rPr>
          <w:rStyle w:val="CommentReference"/>
        </w:rPr>
        <w:annotationRef/>
      </w:r>
      <w:r>
        <w:t>Thanks!</w:t>
      </w:r>
    </w:p>
  </w:comment>
  <w:comment w:id="283" w:author="Jim" w:date="2016-07-03T10:56:00Z" w:initials="J">
    <w:p w14:paraId="56019397" w14:textId="2445881C" w:rsidR="00DD6988" w:rsidRDefault="00DD6988">
      <w:pPr>
        <w:pStyle w:val="CommentText"/>
      </w:pPr>
      <w:r>
        <w:rPr>
          <w:rStyle w:val="CommentReference"/>
        </w:rPr>
        <w:annotationRef/>
      </w:r>
      <w:r>
        <w:t>Please add figure references (e.g. Figure 1: [Some title for the figure]) so that we can refer to figures in the text properly.</w:t>
      </w:r>
    </w:p>
  </w:comment>
  <w:comment w:id="284" w:author="Jim" w:date="2016-07-03T10:57:00Z" w:initials="J">
    <w:p w14:paraId="1A8360D5" w14:textId="12A4A48D" w:rsidR="00DD6988" w:rsidRDefault="00DD6988">
      <w:pPr>
        <w:pStyle w:val="CommentText"/>
      </w:pPr>
      <w:r>
        <w:rPr>
          <w:rStyle w:val="CommentReference"/>
        </w:rPr>
        <w:annotationRef/>
      </w:r>
      <w:r>
        <w:t>Why is this figure here? It doesn’t appear to be referenced in the text, and I’m not sure what’s it showing.</w:t>
      </w:r>
    </w:p>
  </w:comment>
  <w:comment w:id="285" w:author="Kane Wu" w:date="2016-07-03T12:20:00Z" w:initials="KW">
    <w:p w14:paraId="49EA727A" w14:textId="5BE01EDE" w:rsidR="005532A2" w:rsidRDefault="005532A2">
      <w:pPr>
        <w:pStyle w:val="CommentText"/>
      </w:pPr>
      <w:r>
        <w:rPr>
          <w:rStyle w:val="CommentReference"/>
        </w:rPr>
        <w:annotationRef/>
      </w:r>
      <w:r>
        <w:t>I wrote some more stuff</w:t>
      </w:r>
    </w:p>
  </w:comment>
  <w:comment w:id="293" w:author="Jim" w:date="2016-07-03T10:59:00Z" w:initials="J">
    <w:p w14:paraId="7018DA52" w14:textId="33AB33AE" w:rsidR="005532A2" w:rsidRDefault="00DD6988">
      <w:pPr>
        <w:pStyle w:val="CommentText"/>
      </w:pPr>
      <w:r>
        <w:rPr>
          <w:rStyle w:val="CommentReference"/>
        </w:rPr>
        <w:annotationRef/>
      </w:r>
      <w:r>
        <w:t>It’s unclear what we’re doing here. Is this for wards which are perfectly divided between 2 zip codes?</w:t>
      </w:r>
    </w:p>
  </w:comment>
  <w:comment w:id="294" w:author="Kane Wu" w:date="2016-07-03T12:20:00Z" w:initials="KW">
    <w:p w14:paraId="400D1C9D" w14:textId="46189B8D" w:rsidR="005532A2" w:rsidRDefault="005532A2">
      <w:pPr>
        <w:pStyle w:val="CommentText"/>
      </w:pPr>
      <w:r>
        <w:rPr>
          <w:rStyle w:val="CommentReference"/>
        </w:rPr>
        <w:annotationRef/>
      </w:r>
      <w:r>
        <w:t>Well not perfectly, but that’s the generally idea. I expanded on it</w:t>
      </w:r>
    </w:p>
  </w:comment>
  <w:comment w:id="335" w:author="Jim" w:date="2016-07-03T11:01:00Z" w:initials="J">
    <w:p w14:paraId="06CF9E97" w14:textId="275DBA74" w:rsidR="00DD6988" w:rsidRDefault="00DD6988">
      <w:pPr>
        <w:pStyle w:val="CommentText"/>
      </w:pPr>
      <w:r>
        <w:rPr>
          <w:rStyle w:val="CommentReference"/>
        </w:rPr>
        <w:annotationRef/>
      </w:r>
      <w:r>
        <w:t>And… Did we integrate it with the Yelp/Demographic data we talk about above?</w:t>
      </w:r>
      <w:r w:rsidR="005532A2">
        <w:t xml:space="preserve"> </w:t>
      </w:r>
    </w:p>
  </w:comment>
  <w:comment w:id="336" w:author="Kane Wu" w:date="2016-07-03T12:23:00Z" w:initials="KW">
    <w:p w14:paraId="51C6BF5E" w14:textId="28549978" w:rsidR="005532A2" w:rsidRDefault="005532A2">
      <w:pPr>
        <w:pStyle w:val="CommentText"/>
      </w:pPr>
      <w:r>
        <w:rPr>
          <w:rStyle w:val="CommentReference"/>
        </w:rPr>
        <w:annotationRef/>
      </w:r>
      <w:proofErr w:type="gramStart"/>
      <w:r>
        <w:t>Yes</w:t>
      </w:r>
      <w:proofErr w:type="gramEnd"/>
      <w:r>
        <w:t xml:space="preserve"> there is a hotel metric at the end</w:t>
      </w:r>
    </w:p>
  </w:comment>
  <w:comment w:id="372" w:author="Jim" w:date="2016-07-03T11:03:00Z" w:initials="J">
    <w:p w14:paraId="012B565C" w14:textId="44ECA791" w:rsidR="00DD6988" w:rsidRDefault="00DD6988">
      <w:pPr>
        <w:pStyle w:val="CommentText"/>
      </w:pPr>
      <w:r>
        <w:rPr>
          <w:rStyle w:val="CommentReference"/>
        </w:rPr>
        <w:annotationRef/>
      </w:r>
      <w:r>
        <w:t xml:space="preserve">Add a figure title please, and label the axes of the bar chart. The map is nice, but the fact that we have to mouse-over the </w:t>
      </w:r>
      <w:proofErr w:type="spellStart"/>
      <w:r>
        <w:t>centre</w:t>
      </w:r>
      <w:proofErr w:type="spellEnd"/>
      <w:r>
        <w:t xml:space="preserve"> to see the details means that a lot of the data is obscured. I’d suggest keeping the map, but adding a tabular layout of #restaurants by zip-code so we can read off the numbers. Maybe add a label to each area on the map (e.g. just the zip name) so that the reader can tie values to each area. Move the </w:t>
      </w:r>
      <w:proofErr w:type="spellStart"/>
      <w:r>
        <w:t>colour</w:t>
      </w:r>
      <w:proofErr w:type="spellEnd"/>
      <w:r>
        <w:t xml:space="preserve"> legend “into the sea” on the map so that we reduce the “dead” white space on the right-hand-side of the figure. Can we add lines round the edge of each ward/area? Without knowledge of Edinburgh it’s hard to know where one ends and another begins.</w:t>
      </w:r>
    </w:p>
  </w:comment>
  <w:comment w:id="410" w:author="Jim" w:date="2016-07-03T11:08:00Z" w:initials="J">
    <w:p w14:paraId="2079AD23" w14:textId="16E51259" w:rsidR="00DD6988" w:rsidRDefault="00DD6988">
      <w:pPr>
        <w:pStyle w:val="CommentText"/>
      </w:pPr>
      <w:r>
        <w:rPr>
          <w:rStyle w:val="CommentReference"/>
        </w:rPr>
        <w:annotationRef/>
      </w:r>
      <w:r>
        <w:t>A ratio of #reviews against what? Do we mean we used some multiple of #reviews, or some fraction of #reviews, or just #reviews = #visitors? It’s not clear which.</w:t>
      </w:r>
    </w:p>
  </w:comment>
  <w:comment w:id="411" w:author="Kane Wu" w:date="2016-07-03T12:32:00Z" w:initials="KW">
    <w:p w14:paraId="6B26939E" w14:textId="72F6ADD1" w:rsidR="00D82A2A" w:rsidRDefault="00D82A2A">
      <w:pPr>
        <w:pStyle w:val="CommentText"/>
      </w:pPr>
      <w:r>
        <w:rPr>
          <w:rStyle w:val="CommentReference"/>
        </w:rPr>
        <w:annotationRef/>
      </w:r>
      <w:r>
        <w:t>You are right not a ratio</w:t>
      </w:r>
    </w:p>
  </w:comment>
  <w:comment w:id="422" w:author="Jim" w:date="2016-07-03T11:05:00Z" w:initials="J">
    <w:p w14:paraId="709A15A9" w14:textId="77777777" w:rsidR="00690711" w:rsidRDefault="00690711" w:rsidP="00690711">
      <w:pPr>
        <w:pStyle w:val="CommentText"/>
      </w:pPr>
      <w:r>
        <w:t xml:space="preserve">Please add a figure title. </w:t>
      </w:r>
      <w:r>
        <w:rPr>
          <w:rStyle w:val="CommentReference"/>
        </w:rPr>
        <w:annotationRef/>
      </w:r>
      <w:r>
        <w:rPr>
          <w:rStyle w:val="CommentReference"/>
        </w:rPr>
        <w:t xml:space="preserve">Label the x-axis, and add a </w:t>
      </w:r>
      <w:proofErr w:type="spellStart"/>
      <w:r>
        <w:rPr>
          <w:rStyle w:val="CommentReference"/>
        </w:rPr>
        <w:t>colour</w:t>
      </w:r>
      <w:proofErr w:type="spellEnd"/>
      <w:r>
        <w:rPr>
          <w:rStyle w:val="CommentReference"/>
        </w:rPr>
        <w:t xml:space="preserve"> legend. Assuming that the </w:t>
      </w:r>
      <w:proofErr w:type="spellStart"/>
      <w:r>
        <w:rPr>
          <w:rStyle w:val="CommentReference"/>
        </w:rPr>
        <w:t>colours</w:t>
      </w:r>
      <w:proofErr w:type="spellEnd"/>
      <w:r>
        <w:rPr>
          <w:rStyle w:val="CommentReference"/>
        </w:rPr>
        <w:t xml:space="preserve"> represent zip-codes, it may be better to break this in to small multiples as the differences in reviews across zip are very difficult to see presented like this. </w:t>
      </w:r>
    </w:p>
  </w:comment>
  <w:comment w:id="430" w:author="Jim" w:date="2016-07-03T11:07:00Z" w:initials="J">
    <w:p w14:paraId="51842100" w14:textId="26CBB561" w:rsidR="00DD6988" w:rsidRDefault="00DD6988">
      <w:pPr>
        <w:pStyle w:val="CommentText"/>
      </w:pPr>
      <w:r>
        <w:rPr>
          <w:rStyle w:val="CommentReference"/>
        </w:rPr>
        <w:annotationRef/>
      </w:r>
      <w:r>
        <w:t>So the reader knows exactly which figure to look at.</w:t>
      </w:r>
    </w:p>
  </w:comment>
  <w:comment w:id="439" w:author="Jim" w:date="2016-07-03T11:11:00Z" w:initials="J">
    <w:p w14:paraId="0B948F54" w14:textId="0262B2BB" w:rsidR="00DD6988" w:rsidRDefault="00DD6988">
      <w:pPr>
        <w:pStyle w:val="CommentText"/>
      </w:pPr>
      <w:r>
        <w:rPr>
          <w:rStyle w:val="CommentReference"/>
        </w:rPr>
        <w:annotationRef/>
      </w:r>
      <w:r>
        <w:t>High # of reviews doesn’t mean it’s popular, it probably just means there’s a lot of restaurants that serve British food.</w:t>
      </w:r>
    </w:p>
  </w:comment>
  <w:comment w:id="440" w:author="Kane Wu" w:date="2016-07-03T12:33:00Z" w:initials="KW">
    <w:p w14:paraId="512ED72F" w14:textId="47EF6D29" w:rsidR="00D82A2A" w:rsidRDefault="00D82A2A">
      <w:pPr>
        <w:pStyle w:val="CommentText"/>
      </w:pPr>
      <w:r>
        <w:rPr>
          <w:rStyle w:val="CommentReference"/>
        </w:rPr>
        <w:annotationRef/>
      </w:r>
      <w:r>
        <w:t xml:space="preserve">No exactly true as figure 4 shows that there are more Italian restaurants than </w:t>
      </w:r>
      <w:proofErr w:type="spellStart"/>
      <w:r>
        <w:t>british</w:t>
      </w:r>
      <w:proofErr w:type="spellEnd"/>
      <w:r>
        <w:t>.</w:t>
      </w:r>
    </w:p>
  </w:comment>
  <w:comment w:id="445" w:author="Jim" w:date="2016-07-03T11:13:00Z" w:initials="J">
    <w:p w14:paraId="4DC26BC8" w14:textId="21F1B5CC" w:rsidR="00DD6988" w:rsidRDefault="00DD6988">
      <w:pPr>
        <w:pStyle w:val="CommentText"/>
      </w:pPr>
      <w:r>
        <w:rPr>
          <w:rStyle w:val="CommentReference"/>
        </w:rPr>
        <w:annotationRef/>
      </w:r>
      <w:r>
        <w:t xml:space="preserve">Where above are we showing that there are more Italian than British restaurants in EH1? If it’s in the </w:t>
      </w:r>
      <w:proofErr w:type="spellStart"/>
      <w:r>
        <w:t>barchart</w:t>
      </w:r>
      <w:proofErr w:type="spellEnd"/>
      <w:r>
        <w:t xml:space="preserve"> we need to be explicit about the fact that the </w:t>
      </w:r>
      <w:proofErr w:type="spellStart"/>
      <w:r>
        <w:t>barchart</w:t>
      </w:r>
      <w:proofErr w:type="spellEnd"/>
      <w:r>
        <w:t xml:space="preserve"> just shows EH1.</w:t>
      </w:r>
      <w:r w:rsidR="00690711">
        <w:t xml:space="preserve"> </w:t>
      </w:r>
    </w:p>
  </w:comment>
  <w:comment w:id="446" w:author="Kane Wu" w:date="2016-07-03T12:38:00Z" w:initials="KW">
    <w:p w14:paraId="50D824B5" w14:textId="0CDB575B" w:rsidR="00690711" w:rsidRDefault="00690711">
      <w:pPr>
        <w:pStyle w:val="CommentText"/>
      </w:pPr>
      <w:r>
        <w:rPr>
          <w:rStyle w:val="CommentReference"/>
        </w:rPr>
        <w:annotationRef/>
      </w:r>
      <w:r>
        <w:t>It’s actually all cuisines. Made another table to show it</w:t>
      </w:r>
    </w:p>
  </w:comment>
  <w:comment w:id="485" w:author="Jim" w:date="2016-07-03T11:05:00Z" w:initials="J">
    <w:p w14:paraId="610C9CEF" w14:textId="1AD102BC" w:rsidR="00DD6988" w:rsidRDefault="00DD6988">
      <w:pPr>
        <w:pStyle w:val="CommentText"/>
      </w:pPr>
      <w:r>
        <w:t xml:space="preserve">Please add a figure title. </w:t>
      </w:r>
      <w:r>
        <w:rPr>
          <w:rStyle w:val="CommentReference"/>
        </w:rPr>
        <w:annotationRef/>
      </w:r>
      <w:r>
        <w:rPr>
          <w:rStyle w:val="CommentReference"/>
        </w:rPr>
        <w:t xml:space="preserve">Label the x-axis, and add a </w:t>
      </w:r>
      <w:proofErr w:type="spellStart"/>
      <w:r>
        <w:rPr>
          <w:rStyle w:val="CommentReference"/>
        </w:rPr>
        <w:t>colour</w:t>
      </w:r>
      <w:proofErr w:type="spellEnd"/>
      <w:r>
        <w:rPr>
          <w:rStyle w:val="CommentReference"/>
        </w:rPr>
        <w:t xml:space="preserve"> legend. Assuming that the </w:t>
      </w:r>
      <w:proofErr w:type="spellStart"/>
      <w:r>
        <w:rPr>
          <w:rStyle w:val="CommentReference"/>
        </w:rPr>
        <w:t>colours</w:t>
      </w:r>
      <w:proofErr w:type="spellEnd"/>
      <w:r>
        <w:rPr>
          <w:rStyle w:val="CommentReference"/>
        </w:rPr>
        <w:t xml:space="preserve"> represent zip-codes, it may be better to break this in to small multiples as the differences in reviews across zip are very difficult to see presented like this. </w:t>
      </w:r>
    </w:p>
  </w:comment>
  <w:comment w:id="502" w:author="Jim" w:date="2016-07-03T11:15:00Z" w:initials="J">
    <w:p w14:paraId="612C6A87" w14:textId="6DBCFA3C" w:rsidR="00DD6988" w:rsidRDefault="00DD6988">
      <w:pPr>
        <w:pStyle w:val="CommentText"/>
      </w:pPr>
      <w:r>
        <w:rPr>
          <w:rStyle w:val="CommentReference"/>
        </w:rPr>
        <w:annotationRef/>
      </w:r>
      <w:r>
        <w:t>Add reference to the figure below.</w:t>
      </w:r>
    </w:p>
  </w:comment>
  <w:comment w:id="537" w:author="Jim" w:date="2016-07-03T11:18:00Z" w:initials="J">
    <w:p w14:paraId="4EF43F53" w14:textId="77777777" w:rsidR="00DD6988" w:rsidRDefault="00DD6988">
      <w:pPr>
        <w:pStyle w:val="CommentText"/>
      </w:pPr>
      <w:r>
        <w:rPr>
          <w:rStyle w:val="CommentReference"/>
        </w:rPr>
        <w:annotationRef/>
      </w:r>
      <w:r>
        <w:t xml:space="preserve">Add figure title. </w:t>
      </w:r>
      <w:r>
        <w:br/>
        <w:t xml:space="preserve">Add </w:t>
      </w:r>
      <w:proofErr w:type="spellStart"/>
      <w:r>
        <w:t>colour</w:t>
      </w:r>
      <w:proofErr w:type="spellEnd"/>
      <w:r>
        <w:t xml:space="preserve"> legend. </w:t>
      </w:r>
      <w:r>
        <w:br/>
        <w:t>Add lines around the edge of each area/ward. Without knowledge of Edinburgh it’s hard to know where one ends and another begins.</w:t>
      </w:r>
    </w:p>
    <w:p w14:paraId="3E7D8F2A" w14:textId="42D9DCE7" w:rsidR="00DD6988" w:rsidRDefault="00DD6988">
      <w:pPr>
        <w:pStyle w:val="CommentText"/>
      </w:pPr>
      <w:r>
        <w:t xml:space="preserve">Don’t hide the data for certain areas with the overlay, if you want to show the numbers, but them in a small table next to the map. </w:t>
      </w:r>
    </w:p>
  </w:comment>
  <w:comment w:id="577" w:author="Jim" w:date="2016-07-03T11:21:00Z" w:initials="J">
    <w:p w14:paraId="62E548DF" w14:textId="2CEC9B71" w:rsidR="00CA3423" w:rsidRDefault="00CA3423">
      <w:pPr>
        <w:pStyle w:val="CommentText"/>
      </w:pPr>
      <w:r>
        <w:rPr>
          <w:rStyle w:val="CommentReference"/>
        </w:rPr>
        <w:annotationRef/>
      </w:r>
      <w:r>
        <w:t>Add a figure title.</w:t>
      </w:r>
    </w:p>
    <w:p w14:paraId="213A1C25" w14:textId="77777777" w:rsidR="00CA3423" w:rsidRDefault="00CA3423">
      <w:pPr>
        <w:pStyle w:val="CommentText"/>
      </w:pPr>
      <w:r>
        <w:t xml:space="preserve">Add a meaningful legend of size of dot and/or bar. “Records” doesn’t really mean anything. If it’s number of reviews, state that. </w:t>
      </w:r>
    </w:p>
    <w:p w14:paraId="0C13FF2B" w14:textId="47E4F372" w:rsidR="00CA3423" w:rsidRDefault="00CA3423">
      <w:pPr>
        <w:pStyle w:val="CommentText"/>
      </w:pPr>
      <w:r>
        <w:t xml:space="preserve">What does the bar-chart actually show us? It doesn’t appear to be related to the conclusions we’re drawing in the text. </w:t>
      </w:r>
      <w:r>
        <w:br/>
        <w:t xml:space="preserve">We’ve also already done some analysis that says the city </w:t>
      </w:r>
      <w:proofErr w:type="spellStart"/>
      <w:r>
        <w:t>centre</w:t>
      </w:r>
      <w:proofErr w:type="spellEnd"/>
      <w:r>
        <w:t xml:space="preserve"> has the most restaurants (and so probably has the most reviews/visits), what does this add to that? </w:t>
      </w:r>
    </w:p>
  </w:comment>
  <w:comment w:id="603" w:author="Jim" w:date="2016-07-03T11:25:00Z" w:initials="J">
    <w:p w14:paraId="4486A00D" w14:textId="439B516E" w:rsidR="00CA3423" w:rsidRDefault="00CA3423">
      <w:pPr>
        <w:pStyle w:val="CommentText"/>
      </w:pPr>
      <w:r>
        <w:rPr>
          <w:rStyle w:val="CommentReference"/>
        </w:rPr>
        <w:annotationRef/>
      </w:r>
      <w:r>
        <w:t>Average? Or total? What does this metric tell us?</w:t>
      </w:r>
    </w:p>
  </w:comment>
  <w:comment w:id="634" w:author="Jim" w:date="2016-07-03T11:24:00Z" w:initials="J">
    <w:p w14:paraId="51296FB1" w14:textId="64B5BC66" w:rsidR="00CA3423" w:rsidRDefault="00CA3423">
      <w:pPr>
        <w:pStyle w:val="CommentText"/>
      </w:pPr>
      <w:r>
        <w:rPr>
          <w:rStyle w:val="CommentReference"/>
        </w:rPr>
        <w:annotationRef/>
      </w:r>
      <w:r>
        <w:t>Add a table reference</w:t>
      </w:r>
      <w:r>
        <w:br/>
        <w:t>Format the numbers a bit better please, we don’t need to see up to 6 decimal places, 1 at most should suffice for the first 3 fields, maybe 3 for the hotels/rest.</w:t>
      </w:r>
    </w:p>
    <w:p w14:paraId="0DA7404E" w14:textId="543F92BD" w:rsidR="00CA3423" w:rsidRDefault="00CA3423">
      <w:pPr>
        <w:pStyle w:val="CommentText"/>
      </w:pPr>
      <w:r>
        <w:t>Format the headers a bit.</w:t>
      </w:r>
    </w:p>
  </w:comment>
  <w:comment w:id="1159" w:author="Jim" w:date="2016-07-03T11:38:00Z" w:initials="J">
    <w:p w14:paraId="0AD43419" w14:textId="50BCDF6E" w:rsidR="00AB0085" w:rsidRDefault="00AB0085">
      <w:pPr>
        <w:pStyle w:val="CommentText"/>
      </w:pPr>
      <w:r>
        <w:rPr>
          <w:rStyle w:val="CommentReference"/>
        </w:rPr>
        <w:annotationRef/>
      </w:r>
      <w:r>
        <w:t xml:space="preserve">Add a table reference. </w:t>
      </w:r>
      <w:r>
        <w:br/>
        <w:t xml:space="preserve">Can we make this a two-column table </w:t>
      </w:r>
      <w:proofErr w:type="gramStart"/>
      <w:r>
        <w:t>please.</w:t>
      </w:r>
      <w:proofErr w:type="gramEnd"/>
      <w:r>
        <w:t xml:space="preserve"> 1 column for zip-code and one for average # reviews. Tidy up the numbers a bit, too. Maybe 2 decimal places at most?</w:t>
      </w:r>
    </w:p>
  </w:comment>
  <w:comment w:id="1363" w:author="Jim" w:date="2016-07-03T11:45:00Z" w:initials="J">
    <w:p w14:paraId="6C1A7E66" w14:textId="5B16BF38" w:rsidR="00252754" w:rsidRDefault="00252754">
      <w:pPr>
        <w:pStyle w:val="CommentText"/>
      </w:pPr>
      <w:r>
        <w:rPr>
          <w:rStyle w:val="CommentReference"/>
        </w:rPr>
        <w:annotationRef/>
      </w:r>
      <w:r>
        <w:t>Add a table reference</w:t>
      </w:r>
    </w:p>
  </w:comment>
  <w:comment w:id="1427" w:author="Jim" w:date="2016-07-03T11:47:00Z" w:initials="J">
    <w:p w14:paraId="0D5979B9" w14:textId="7977E5F1" w:rsidR="00252754" w:rsidRDefault="00252754">
      <w:pPr>
        <w:pStyle w:val="CommentText"/>
      </w:pPr>
      <w:r>
        <w:rPr>
          <w:rStyle w:val="CommentReference"/>
        </w:rPr>
        <w:annotationRef/>
      </w:r>
      <w:r>
        <w:t xml:space="preserve">10,000 customers </w:t>
      </w:r>
      <w:proofErr w:type="gramStart"/>
      <w:r>
        <w:t>is</w:t>
      </w:r>
      <w:proofErr w:type="gramEnd"/>
      <w:r>
        <w:t xml:space="preserve"> above listed as the total in a year. </w:t>
      </w:r>
    </w:p>
  </w:comment>
  <w:comment w:id="1431" w:author="Jim" w:date="2016-07-03T11:47:00Z" w:initials="J">
    <w:p w14:paraId="2E4B3DC5" w14:textId="00785648" w:rsidR="00252754" w:rsidRDefault="00252754">
      <w:pPr>
        <w:pStyle w:val="CommentText"/>
      </w:pPr>
      <w:r>
        <w:rPr>
          <w:rStyle w:val="CommentReference"/>
        </w:rPr>
        <w:annotationRef/>
      </w:r>
      <w:r>
        <w:t xml:space="preserve">I think you should add a little conclusion here that </w:t>
      </w:r>
      <w:proofErr w:type="spellStart"/>
      <w:r>
        <w:t>summarises</w:t>
      </w:r>
      <w:proofErr w:type="spellEnd"/>
      <w:r>
        <w:t xml:space="preserve"> where you will place the restaurant, what cuisine you will sell, and how much you expect to make per year/month in revenue. </w:t>
      </w:r>
    </w:p>
  </w:comment>
  <w:comment w:id="1432" w:author="Kane Wu" w:date="2016-07-03T12:51:00Z" w:initials="KW">
    <w:p w14:paraId="3EFA6BFF" w14:textId="2218E385" w:rsidR="00F34263" w:rsidRDefault="00F34263">
      <w:pPr>
        <w:pStyle w:val="CommentText"/>
      </w:pPr>
      <w:r>
        <w:rPr>
          <w:rStyle w:val="CommentReference"/>
        </w:rPr>
        <w:annotationRef/>
      </w:r>
      <w:r>
        <w:t>Will wait for the analysis with CK before doing that</w:t>
      </w:r>
    </w:p>
  </w:comment>
  <w:comment w:id="1442" w:author="Jim" w:date="2016-07-03T10:49:00Z" w:initials="J">
    <w:p w14:paraId="3ED80D92" w14:textId="1071C93A" w:rsidR="00DD6988" w:rsidRDefault="00DD6988">
      <w:pPr>
        <w:pStyle w:val="CommentText"/>
      </w:pPr>
      <w:r>
        <w:rPr>
          <w:rStyle w:val="CommentReference"/>
        </w:rPr>
        <w:annotationRef/>
      </w:r>
      <w:r>
        <w:t xml:space="preserve">Add the date we downloaded the data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95FE26" w15:done="0"/>
  <w15:commentEx w15:paraId="6F43B82A" w15:done="0"/>
  <w15:commentEx w15:paraId="25941DC6" w15:paraIdParent="6F43B82A" w15:done="0"/>
  <w15:commentEx w15:paraId="13FD2496" w15:done="0"/>
  <w15:commentEx w15:paraId="49C719AF" w15:paraIdParent="13FD2496" w15:done="0"/>
  <w15:commentEx w15:paraId="5156CEF0" w15:done="0"/>
  <w15:commentEx w15:paraId="4D5A9B80" w15:paraIdParent="5156CEF0" w15:done="0"/>
  <w15:commentEx w15:paraId="56019397" w15:done="0"/>
  <w15:commentEx w15:paraId="1A8360D5" w15:done="0"/>
  <w15:commentEx w15:paraId="49EA727A" w15:paraIdParent="1A8360D5" w15:done="0"/>
  <w15:commentEx w15:paraId="7018DA52" w15:done="0"/>
  <w15:commentEx w15:paraId="400D1C9D" w15:paraIdParent="7018DA52" w15:done="0"/>
  <w15:commentEx w15:paraId="06CF9E97" w15:done="0"/>
  <w15:commentEx w15:paraId="51C6BF5E" w15:paraIdParent="06CF9E97" w15:done="0"/>
  <w15:commentEx w15:paraId="012B565C" w15:done="0"/>
  <w15:commentEx w15:paraId="2079AD23" w15:done="0"/>
  <w15:commentEx w15:paraId="6B26939E" w15:paraIdParent="2079AD23" w15:done="0"/>
  <w15:commentEx w15:paraId="709A15A9" w15:done="0"/>
  <w15:commentEx w15:paraId="51842100" w15:done="0"/>
  <w15:commentEx w15:paraId="0B948F54" w15:done="0"/>
  <w15:commentEx w15:paraId="512ED72F" w15:paraIdParent="0B948F54" w15:done="0"/>
  <w15:commentEx w15:paraId="4DC26BC8" w15:done="0"/>
  <w15:commentEx w15:paraId="50D824B5" w15:paraIdParent="4DC26BC8" w15:done="0"/>
  <w15:commentEx w15:paraId="610C9CEF" w15:done="0"/>
  <w15:commentEx w15:paraId="612C6A87" w15:done="0"/>
  <w15:commentEx w15:paraId="3E7D8F2A" w15:done="0"/>
  <w15:commentEx w15:paraId="0C13FF2B" w15:done="0"/>
  <w15:commentEx w15:paraId="4486A00D" w15:done="0"/>
  <w15:commentEx w15:paraId="0DA7404E" w15:done="0"/>
  <w15:commentEx w15:paraId="0AD43419" w15:done="0"/>
  <w15:commentEx w15:paraId="6C1A7E66" w15:done="0"/>
  <w15:commentEx w15:paraId="0D5979B9" w15:done="0"/>
  <w15:commentEx w15:paraId="2E4B3DC5" w15:done="0"/>
  <w15:commentEx w15:paraId="3EFA6BFF" w15:paraIdParent="2E4B3DC5" w15:done="0"/>
  <w15:commentEx w15:paraId="3ED80D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00296A"/>
    <w:multiLevelType w:val="hybridMultilevel"/>
    <w:tmpl w:val="B3BE187E"/>
    <w:lvl w:ilvl="0" w:tplc="ADE23E70">
      <w:start w:val="31"/>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5F38E0"/>
    <w:multiLevelType w:val="hybridMultilevel"/>
    <w:tmpl w:val="77E4CCFA"/>
    <w:lvl w:ilvl="0" w:tplc="4FACD972">
      <w:start w:val="31"/>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D07B20"/>
    <w:multiLevelType w:val="hybridMultilevel"/>
    <w:tmpl w:val="E4FC3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F238D3"/>
    <w:multiLevelType w:val="hybridMultilevel"/>
    <w:tmpl w:val="86562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
    <w15:presenceInfo w15:providerId="None" w15:userId="Jim"/>
  </w15:person>
  <w15:person w15:author="Kane Wu">
    <w15:presenceInfo w15:providerId="None" w15:userId="Kane Wu"/>
  </w15:person>
  <w15:person w15:author="Leung, Jone">
    <w15:presenceInfo w15:providerId="None" w15:userId="Leung, J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80"/>
    <w:rsid w:val="00014E28"/>
    <w:rsid w:val="000E6625"/>
    <w:rsid w:val="001B4CD6"/>
    <w:rsid w:val="001F635B"/>
    <w:rsid w:val="002049F4"/>
    <w:rsid w:val="00245780"/>
    <w:rsid w:val="00252754"/>
    <w:rsid w:val="002835B9"/>
    <w:rsid w:val="00384FF5"/>
    <w:rsid w:val="003E24AA"/>
    <w:rsid w:val="00481E78"/>
    <w:rsid w:val="004D4780"/>
    <w:rsid w:val="004F3DD6"/>
    <w:rsid w:val="005532A2"/>
    <w:rsid w:val="00586DF1"/>
    <w:rsid w:val="005958B9"/>
    <w:rsid w:val="005D3436"/>
    <w:rsid w:val="005D6C34"/>
    <w:rsid w:val="00636C2E"/>
    <w:rsid w:val="00664277"/>
    <w:rsid w:val="00674A1B"/>
    <w:rsid w:val="00690711"/>
    <w:rsid w:val="006D5739"/>
    <w:rsid w:val="00704966"/>
    <w:rsid w:val="007E4567"/>
    <w:rsid w:val="008A6B67"/>
    <w:rsid w:val="008E0FFC"/>
    <w:rsid w:val="009F4F49"/>
    <w:rsid w:val="00A72136"/>
    <w:rsid w:val="00A741B1"/>
    <w:rsid w:val="00AB0085"/>
    <w:rsid w:val="00AB020C"/>
    <w:rsid w:val="00AC1747"/>
    <w:rsid w:val="00AF0D39"/>
    <w:rsid w:val="00B00137"/>
    <w:rsid w:val="00B42ACA"/>
    <w:rsid w:val="00B846D6"/>
    <w:rsid w:val="00C51702"/>
    <w:rsid w:val="00CA3423"/>
    <w:rsid w:val="00D2331F"/>
    <w:rsid w:val="00D2705E"/>
    <w:rsid w:val="00D41DA4"/>
    <w:rsid w:val="00D53606"/>
    <w:rsid w:val="00D63752"/>
    <w:rsid w:val="00D82A2A"/>
    <w:rsid w:val="00D872BD"/>
    <w:rsid w:val="00DD6988"/>
    <w:rsid w:val="00DF6AFF"/>
    <w:rsid w:val="00E14810"/>
    <w:rsid w:val="00F34263"/>
    <w:rsid w:val="00F3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DF5C"/>
  <w15:chartTrackingRefBased/>
  <w15:docId w15:val="{D572A500-C96C-410A-BC1C-AC69FD47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57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7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C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80"/>
    <w:pPr>
      <w:ind w:left="720"/>
      <w:contextualSpacing/>
    </w:pPr>
  </w:style>
  <w:style w:type="character" w:styleId="Hyperlink">
    <w:name w:val="Hyperlink"/>
    <w:basedOn w:val="DefaultParagraphFont"/>
    <w:uiPriority w:val="99"/>
    <w:unhideWhenUsed/>
    <w:rsid w:val="00D2331F"/>
    <w:rPr>
      <w:color w:val="0000FF" w:themeColor="hyperlink"/>
      <w:u w:val="single"/>
    </w:rPr>
  </w:style>
  <w:style w:type="table" w:styleId="TableGrid">
    <w:name w:val="Table Grid"/>
    <w:basedOn w:val="TableNormal"/>
    <w:uiPriority w:val="59"/>
    <w:rsid w:val="0063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D573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739"/>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6D57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5739"/>
    <w:rPr>
      <w:rFonts w:ascii="Segoe UI" w:hAnsi="Segoe UI" w:cs="Segoe UI"/>
      <w:sz w:val="18"/>
      <w:szCs w:val="18"/>
    </w:rPr>
  </w:style>
  <w:style w:type="character" w:styleId="CommentReference">
    <w:name w:val="annotation reference"/>
    <w:basedOn w:val="DefaultParagraphFont"/>
    <w:uiPriority w:val="99"/>
    <w:semiHidden/>
    <w:unhideWhenUsed/>
    <w:rsid w:val="006D5739"/>
    <w:rPr>
      <w:sz w:val="16"/>
      <w:szCs w:val="16"/>
    </w:rPr>
  </w:style>
  <w:style w:type="paragraph" w:styleId="CommentText">
    <w:name w:val="annotation text"/>
    <w:basedOn w:val="Normal"/>
    <w:link w:val="CommentTextChar"/>
    <w:uiPriority w:val="99"/>
    <w:semiHidden/>
    <w:unhideWhenUsed/>
    <w:rsid w:val="006D5739"/>
    <w:pPr>
      <w:spacing w:line="240" w:lineRule="auto"/>
    </w:pPr>
    <w:rPr>
      <w:sz w:val="20"/>
      <w:szCs w:val="20"/>
    </w:rPr>
  </w:style>
  <w:style w:type="character" w:customStyle="1" w:styleId="CommentTextChar">
    <w:name w:val="Comment Text Char"/>
    <w:basedOn w:val="DefaultParagraphFont"/>
    <w:link w:val="CommentText"/>
    <w:uiPriority w:val="99"/>
    <w:semiHidden/>
    <w:rsid w:val="006D5739"/>
    <w:rPr>
      <w:sz w:val="20"/>
      <w:szCs w:val="20"/>
    </w:rPr>
  </w:style>
  <w:style w:type="paragraph" w:styleId="CommentSubject">
    <w:name w:val="annotation subject"/>
    <w:basedOn w:val="CommentText"/>
    <w:next w:val="CommentText"/>
    <w:link w:val="CommentSubjectChar"/>
    <w:uiPriority w:val="99"/>
    <w:semiHidden/>
    <w:unhideWhenUsed/>
    <w:rsid w:val="006D5739"/>
    <w:rPr>
      <w:b/>
      <w:bCs/>
    </w:rPr>
  </w:style>
  <w:style w:type="character" w:customStyle="1" w:styleId="CommentSubjectChar">
    <w:name w:val="Comment Subject Char"/>
    <w:basedOn w:val="CommentTextChar"/>
    <w:link w:val="CommentSubject"/>
    <w:uiPriority w:val="99"/>
    <w:semiHidden/>
    <w:rsid w:val="006D5739"/>
    <w:rPr>
      <w:b/>
      <w:bCs/>
      <w:sz w:val="20"/>
      <w:szCs w:val="20"/>
    </w:rPr>
  </w:style>
  <w:style w:type="character" w:customStyle="1" w:styleId="Heading3Char">
    <w:name w:val="Heading 3 Char"/>
    <w:basedOn w:val="DefaultParagraphFont"/>
    <w:link w:val="Heading3"/>
    <w:uiPriority w:val="9"/>
    <w:rsid w:val="005D6C3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26251">
      <w:bodyDiv w:val="1"/>
      <w:marLeft w:val="0"/>
      <w:marRight w:val="0"/>
      <w:marTop w:val="0"/>
      <w:marBottom w:val="0"/>
      <w:divBdr>
        <w:top w:val="none" w:sz="0" w:space="0" w:color="auto"/>
        <w:left w:val="none" w:sz="0" w:space="0" w:color="auto"/>
        <w:bottom w:val="none" w:sz="0" w:space="0" w:color="auto"/>
        <w:right w:val="none" w:sz="0" w:space="0" w:color="auto"/>
      </w:divBdr>
    </w:div>
    <w:div w:id="179243045">
      <w:bodyDiv w:val="1"/>
      <w:marLeft w:val="0"/>
      <w:marRight w:val="0"/>
      <w:marTop w:val="0"/>
      <w:marBottom w:val="0"/>
      <w:divBdr>
        <w:top w:val="none" w:sz="0" w:space="0" w:color="auto"/>
        <w:left w:val="none" w:sz="0" w:space="0" w:color="auto"/>
        <w:bottom w:val="none" w:sz="0" w:space="0" w:color="auto"/>
        <w:right w:val="none" w:sz="0" w:space="0" w:color="auto"/>
      </w:divBdr>
    </w:div>
    <w:div w:id="403067895">
      <w:bodyDiv w:val="1"/>
      <w:marLeft w:val="0"/>
      <w:marRight w:val="0"/>
      <w:marTop w:val="0"/>
      <w:marBottom w:val="0"/>
      <w:divBdr>
        <w:top w:val="none" w:sz="0" w:space="0" w:color="auto"/>
        <w:left w:val="none" w:sz="0" w:space="0" w:color="auto"/>
        <w:bottom w:val="none" w:sz="0" w:space="0" w:color="auto"/>
        <w:right w:val="none" w:sz="0" w:space="0" w:color="auto"/>
      </w:divBdr>
    </w:div>
    <w:div w:id="432632069">
      <w:bodyDiv w:val="1"/>
      <w:marLeft w:val="0"/>
      <w:marRight w:val="0"/>
      <w:marTop w:val="0"/>
      <w:marBottom w:val="0"/>
      <w:divBdr>
        <w:top w:val="none" w:sz="0" w:space="0" w:color="auto"/>
        <w:left w:val="none" w:sz="0" w:space="0" w:color="auto"/>
        <w:bottom w:val="none" w:sz="0" w:space="0" w:color="auto"/>
        <w:right w:val="none" w:sz="0" w:space="0" w:color="auto"/>
      </w:divBdr>
    </w:div>
    <w:div w:id="451481147">
      <w:bodyDiv w:val="1"/>
      <w:marLeft w:val="0"/>
      <w:marRight w:val="0"/>
      <w:marTop w:val="0"/>
      <w:marBottom w:val="0"/>
      <w:divBdr>
        <w:top w:val="none" w:sz="0" w:space="0" w:color="auto"/>
        <w:left w:val="none" w:sz="0" w:space="0" w:color="auto"/>
        <w:bottom w:val="none" w:sz="0" w:space="0" w:color="auto"/>
        <w:right w:val="none" w:sz="0" w:space="0" w:color="auto"/>
      </w:divBdr>
    </w:div>
    <w:div w:id="519051742">
      <w:bodyDiv w:val="1"/>
      <w:marLeft w:val="0"/>
      <w:marRight w:val="0"/>
      <w:marTop w:val="0"/>
      <w:marBottom w:val="0"/>
      <w:divBdr>
        <w:top w:val="none" w:sz="0" w:space="0" w:color="auto"/>
        <w:left w:val="none" w:sz="0" w:space="0" w:color="auto"/>
        <w:bottom w:val="none" w:sz="0" w:space="0" w:color="auto"/>
        <w:right w:val="none" w:sz="0" w:space="0" w:color="auto"/>
      </w:divBdr>
    </w:div>
    <w:div w:id="572592820">
      <w:bodyDiv w:val="1"/>
      <w:marLeft w:val="0"/>
      <w:marRight w:val="0"/>
      <w:marTop w:val="0"/>
      <w:marBottom w:val="0"/>
      <w:divBdr>
        <w:top w:val="none" w:sz="0" w:space="0" w:color="auto"/>
        <w:left w:val="none" w:sz="0" w:space="0" w:color="auto"/>
        <w:bottom w:val="none" w:sz="0" w:space="0" w:color="auto"/>
        <w:right w:val="none" w:sz="0" w:space="0" w:color="auto"/>
      </w:divBdr>
    </w:div>
    <w:div w:id="995838834">
      <w:bodyDiv w:val="1"/>
      <w:marLeft w:val="0"/>
      <w:marRight w:val="0"/>
      <w:marTop w:val="0"/>
      <w:marBottom w:val="0"/>
      <w:divBdr>
        <w:top w:val="none" w:sz="0" w:space="0" w:color="auto"/>
        <w:left w:val="none" w:sz="0" w:space="0" w:color="auto"/>
        <w:bottom w:val="none" w:sz="0" w:space="0" w:color="auto"/>
        <w:right w:val="none" w:sz="0" w:space="0" w:color="auto"/>
      </w:divBdr>
    </w:div>
    <w:div w:id="1038513144">
      <w:bodyDiv w:val="1"/>
      <w:marLeft w:val="0"/>
      <w:marRight w:val="0"/>
      <w:marTop w:val="0"/>
      <w:marBottom w:val="0"/>
      <w:divBdr>
        <w:top w:val="none" w:sz="0" w:space="0" w:color="auto"/>
        <w:left w:val="none" w:sz="0" w:space="0" w:color="auto"/>
        <w:bottom w:val="none" w:sz="0" w:space="0" w:color="auto"/>
        <w:right w:val="none" w:sz="0" w:space="0" w:color="auto"/>
      </w:divBdr>
    </w:div>
    <w:div w:id="1075398679">
      <w:bodyDiv w:val="1"/>
      <w:marLeft w:val="0"/>
      <w:marRight w:val="0"/>
      <w:marTop w:val="0"/>
      <w:marBottom w:val="0"/>
      <w:divBdr>
        <w:top w:val="none" w:sz="0" w:space="0" w:color="auto"/>
        <w:left w:val="none" w:sz="0" w:space="0" w:color="auto"/>
        <w:bottom w:val="none" w:sz="0" w:space="0" w:color="auto"/>
        <w:right w:val="none" w:sz="0" w:space="0" w:color="auto"/>
      </w:divBdr>
    </w:div>
    <w:div w:id="1549877364">
      <w:bodyDiv w:val="1"/>
      <w:marLeft w:val="0"/>
      <w:marRight w:val="0"/>
      <w:marTop w:val="0"/>
      <w:marBottom w:val="0"/>
      <w:divBdr>
        <w:top w:val="none" w:sz="0" w:space="0" w:color="auto"/>
        <w:left w:val="none" w:sz="0" w:space="0" w:color="auto"/>
        <w:bottom w:val="none" w:sz="0" w:space="0" w:color="auto"/>
        <w:right w:val="none" w:sz="0" w:space="0" w:color="auto"/>
      </w:divBdr>
    </w:div>
    <w:div w:id="1551963308">
      <w:bodyDiv w:val="1"/>
      <w:marLeft w:val="0"/>
      <w:marRight w:val="0"/>
      <w:marTop w:val="0"/>
      <w:marBottom w:val="0"/>
      <w:divBdr>
        <w:top w:val="none" w:sz="0" w:space="0" w:color="auto"/>
        <w:left w:val="none" w:sz="0" w:space="0" w:color="auto"/>
        <w:bottom w:val="none" w:sz="0" w:space="0" w:color="auto"/>
        <w:right w:val="none" w:sz="0" w:space="0" w:color="auto"/>
      </w:divBdr>
    </w:div>
    <w:div w:id="1853451385">
      <w:bodyDiv w:val="1"/>
      <w:marLeft w:val="0"/>
      <w:marRight w:val="0"/>
      <w:marTop w:val="0"/>
      <w:marBottom w:val="0"/>
      <w:divBdr>
        <w:top w:val="none" w:sz="0" w:space="0" w:color="auto"/>
        <w:left w:val="none" w:sz="0" w:space="0" w:color="auto"/>
        <w:bottom w:val="none" w:sz="0" w:space="0" w:color="auto"/>
        <w:right w:val="none" w:sz="0" w:space="0" w:color="auto"/>
      </w:divBdr>
    </w:div>
    <w:div w:id="2001347486">
      <w:bodyDiv w:val="1"/>
      <w:marLeft w:val="0"/>
      <w:marRight w:val="0"/>
      <w:marTop w:val="0"/>
      <w:marBottom w:val="0"/>
      <w:divBdr>
        <w:top w:val="none" w:sz="0" w:space="0" w:color="auto"/>
        <w:left w:val="none" w:sz="0" w:space="0" w:color="auto"/>
        <w:bottom w:val="none" w:sz="0" w:space="0" w:color="auto"/>
        <w:right w:val="none" w:sz="0" w:space="0" w:color="auto"/>
      </w:divBdr>
    </w:div>
    <w:div w:id="209304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0A027-B4D9-4A24-8A00-D89F24CFE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2838</Words>
  <Characters>16179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Wu</dc:creator>
  <cp:keywords/>
  <dc:description/>
  <cp:lastModifiedBy>Kane Wu</cp:lastModifiedBy>
  <cp:revision>2</cp:revision>
  <dcterms:created xsi:type="dcterms:W3CDTF">2016-07-03T22:05:00Z</dcterms:created>
  <dcterms:modified xsi:type="dcterms:W3CDTF">2016-07-03T22:05:00Z</dcterms:modified>
</cp:coreProperties>
</file>